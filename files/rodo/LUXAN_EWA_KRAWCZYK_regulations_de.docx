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E1F37" w14:textId="77777777" w:rsidR="001E76B3" w:rsidRPr="001E76B3" w:rsidRDefault="001E76B3" w:rsidP="001E76B3">
      <w:pPr>
        <w:rPr>
          <w:ins w:id="0" w:author="Paweł Woroniecki" w:date="2026-01-29T12:39:00Z"/>
          <w:rFonts w:ascii="Arial" w:hAnsi="Arial" w:cs="Arial"/>
          <w:color w:val="212529"/>
          <w:lang w:val="en-US"/>
          <w:rPrChange w:id="1" w:author="Paweł Woroniecki" w:date="2026-01-29T12:39:00Z" w16du:dateUtc="2026-01-29T11:39:00Z">
            <w:rPr>
              <w:ins w:id="2" w:author="Paweł Woroniecki" w:date="2026-01-29T12:39:00Z"/>
              <w:rFonts w:ascii="Arial" w:hAnsi="Arial" w:cs="Arial"/>
              <w:b/>
              <w:bCs/>
              <w:color w:val="212529"/>
              <w:sz w:val="28"/>
              <w:szCs w:val="28"/>
              <w:lang w:val="pl-PL"/>
            </w:rPr>
          </w:rPrChange>
        </w:rPr>
      </w:pPr>
      <w:ins w:id="3" w:author="Paweł Woroniecki" w:date="2026-01-29T12:39:00Z">
        <w:r w:rsidRPr="001E76B3">
          <w:rPr>
            <w:rFonts w:ascii="Arial" w:hAnsi="Arial" w:cs="Arial"/>
            <w:color w:val="212529"/>
            <w:lang w:val="en-US"/>
            <w:rPrChange w:id="4" w:author="Paweł Woroniecki" w:date="2026-01-29T12:39:00Z" w16du:dateUtc="2026-01-29T11:39:00Z">
              <w:rPr>
                <w:rFonts w:ascii="Arial" w:hAnsi="Arial" w:cs="Arial"/>
                <w:b/>
                <w:bCs/>
                <w:color w:val="212529"/>
                <w:sz w:val="28"/>
                <w:szCs w:val="28"/>
                <w:lang w:val="pl-PL"/>
              </w:rPr>
            </w:rPrChange>
          </w:rPr>
          <w:t>§1 Definitionen</w:t>
        </w:r>
        <w:r w:rsidRPr="001E76B3">
          <w:rPr>
            <w:rFonts w:ascii="Arial" w:hAnsi="Arial" w:cs="Arial"/>
            <w:color w:val="212529"/>
            <w:lang w:val="en-US"/>
            <w:rPrChange w:id="5" w:author="Paweł Woroniecki" w:date="2026-01-29T12:39:00Z" w16du:dateUtc="2026-01-29T11:39:00Z">
              <w:rPr>
                <w:rFonts w:ascii="Arial" w:hAnsi="Arial" w:cs="Arial"/>
                <w:b/>
                <w:bCs/>
                <w:color w:val="212529"/>
                <w:sz w:val="28"/>
                <w:szCs w:val="28"/>
                <w:lang w:val="pl-PL"/>
              </w:rPr>
            </w:rPrChange>
          </w:rPr>
          <w:br/>
          <w:t>Administrator – Luxan Sp. z o.o. Sp.K. mit Sitz in 71-544 Szczecin, Polen, ul. Św. Marcina 2 – Verkäufer der Waren und Administrator des B2B-Systems.</w:t>
        </w:r>
        <w:r w:rsidRPr="001E76B3">
          <w:rPr>
            <w:rFonts w:ascii="Arial" w:hAnsi="Arial" w:cs="Arial"/>
            <w:color w:val="212529"/>
            <w:lang w:val="en-US"/>
            <w:rPrChange w:id="6" w:author="Paweł Woroniecki" w:date="2026-01-29T12:39:00Z" w16du:dateUtc="2026-01-29T11:39:00Z">
              <w:rPr>
                <w:rFonts w:ascii="Arial" w:hAnsi="Arial" w:cs="Arial"/>
                <w:b/>
                <w:bCs/>
                <w:color w:val="212529"/>
                <w:sz w:val="28"/>
                <w:szCs w:val="28"/>
                <w:lang w:val="pl-PL"/>
              </w:rPr>
            </w:rPrChange>
          </w:rPr>
          <w:br/>
          <w:t>Lieferung – tatsächliche Übergabe der im Auftrag angegebenen Waren an den Kunden oder Endempfänger durch den Administrator. Die Lieferung erfolgt durch den Lieferanten.</w:t>
        </w:r>
        <w:r w:rsidRPr="001E76B3">
          <w:rPr>
            <w:rFonts w:ascii="Arial" w:hAnsi="Arial" w:cs="Arial"/>
            <w:color w:val="212529"/>
            <w:lang w:val="en-US"/>
            <w:rPrChange w:id="7" w:author="Paweł Woroniecki" w:date="2026-01-29T12:39:00Z" w16du:dateUtc="2026-01-29T11:39:00Z">
              <w:rPr>
                <w:rFonts w:ascii="Arial" w:hAnsi="Arial" w:cs="Arial"/>
                <w:b/>
                <w:bCs/>
                <w:color w:val="212529"/>
                <w:sz w:val="28"/>
                <w:szCs w:val="28"/>
                <w:lang w:val="pl-PL"/>
              </w:rPr>
            </w:rPrChange>
          </w:rPr>
          <w:br/>
          <w:t>Lieferant – jede Einheit, die im Auftrag des Administrators Waren an den Kunden liefert – einschließlich Kurierunternehmen und Betreiber von Postfächern/Automaten (z.B. Paketautomaten).</w:t>
        </w:r>
        <w:r w:rsidRPr="001E76B3">
          <w:rPr>
            <w:rFonts w:ascii="Arial" w:hAnsi="Arial" w:cs="Arial"/>
            <w:color w:val="212529"/>
            <w:lang w:val="en-US"/>
            <w:rPrChange w:id="8" w:author="Paweł Woroniecki" w:date="2026-01-29T12:39:00Z" w16du:dateUtc="2026-01-29T11:39:00Z">
              <w:rPr>
                <w:rFonts w:ascii="Arial" w:hAnsi="Arial" w:cs="Arial"/>
                <w:b/>
                <w:bCs/>
                <w:color w:val="212529"/>
                <w:sz w:val="28"/>
                <w:szCs w:val="28"/>
                <w:lang w:val="pl-PL"/>
              </w:rPr>
            </w:rPrChange>
          </w:rPr>
          <w:br/>
          <w:t>Kunde – Einheit, der der Administrator das Stellen von Aufträgen für Waren ermöglicht und für die der Administrator weitere elektronische Dienstleistungen erbringt. Kunde kann ausschließlich ein Unternehmer im Sinne von Art. 43(1) des Bürgerlichen Gesetzbuches oder eine natürliche Person sein, die eine gewerbliche Tätigkeit ausübt und direkte damit verbundene Handlungen vornimmt.</w:t>
        </w:r>
        <w:r w:rsidRPr="001E76B3">
          <w:rPr>
            <w:rFonts w:ascii="Arial" w:hAnsi="Arial" w:cs="Arial"/>
            <w:color w:val="212529"/>
            <w:lang w:val="en-US"/>
            <w:rPrChange w:id="9" w:author="Paweł Woroniecki" w:date="2026-01-29T12:39:00Z" w16du:dateUtc="2026-01-29T11:39:00Z">
              <w:rPr>
                <w:rFonts w:ascii="Arial" w:hAnsi="Arial" w:cs="Arial"/>
                <w:b/>
                <w:bCs/>
                <w:color w:val="212529"/>
                <w:sz w:val="28"/>
                <w:szCs w:val="28"/>
                <w:lang w:val="pl-PL"/>
              </w:rPr>
            </w:rPrChange>
          </w:rPr>
          <w:br/>
          <w:t>Kundenkonto – personalisiertes Konto, das vom Administrator erstellt wird und dem Kunden das Stellen von Aufträgen für Waren ermöglicht, die im B2B-System angeboten werden, sowie die Nutzung seiner Funktionen.</w:t>
        </w:r>
        <w:r w:rsidRPr="001E76B3">
          <w:rPr>
            <w:rFonts w:ascii="Arial" w:hAnsi="Arial" w:cs="Arial"/>
            <w:color w:val="212529"/>
            <w:lang w:val="en-US"/>
            <w:rPrChange w:id="10" w:author="Paweł Woroniecki" w:date="2026-01-29T12:39:00Z" w16du:dateUtc="2026-01-29T11:39:00Z">
              <w:rPr>
                <w:rFonts w:ascii="Arial" w:hAnsi="Arial" w:cs="Arial"/>
                <w:b/>
                <w:bCs/>
                <w:color w:val="212529"/>
                <w:sz w:val="28"/>
                <w:szCs w:val="28"/>
                <w:lang w:val="pl-PL"/>
              </w:rPr>
            </w:rPrChange>
          </w:rPr>
          <w:br/>
          <w:t>Unternehmer – natürliche Person, juristische Person oder organisatorische Einheit ohne Rechtspersönlichkeit, der das Gesetz Rechtsfähigkeit zuerkennt, die auf eigenem Namen gewerbliche Tätigkeit ausübt.</w:t>
        </w:r>
        <w:r w:rsidRPr="001E76B3">
          <w:rPr>
            <w:rFonts w:ascii="Arial" w:hAnsi="Arial" w:cs="Arial"/>
            <w:color w:val="212529"/>
            <w:lang w:val="en-US"/>
            <w:rPrChange w:id="11" w:author="Paweł Woroniecki" w:date="2026-01-29T12:39:00Z" w16du:dateUtc="2026-01-29T11:39:00Z">
              <w:rPr>
                <w:rFonts w:ascii="Arial" w:hAnsi="Arial" w:cs="Arial"/>
                <w:b/>
                <w:bCs/>
                <w:color w:val="212529"/>
                <w:sz w:val="28"/>
                <w:szCs w:val="28"/>
                <w:lang w:val="pl-PL"/>
              </w:rPr>
            </w:rPrChange>
          </w:rPr>
          <w:br/>
          <w:t>Nutzungsbedingungen – dieses Dokument legt ausschließlich die Regeln für die Nutzung des B2B-Bestellsystems fest; es regelt nicht die Bedingungen für den Abschluss und die Erfüllung von Kaufverträgen, die in einem separaten Dokument festgelegt sind.</w:t>
        </w:r>
        <w:r w:rsidRPr="001E76B3">
          <w:rPr>
            <w:rFonts w:ascii="Arial" w:hAnsi="Arial" w:cs="Arial"/>
            <w:color w:val="212529"/>
            <w:lang w:val="en-US"/>
            <w:rPrChange w:id="12" w:author="Paweł Woroniecki" w:date="2026-01-29T12:39:00Z" w16du:dateUtc="2026-01-29T11:39:00Z">
              <w:rPr>
                <w:rFonts w:ascii="Arial" w:hAnsi="Arial" w:cs="Arial"/>
                <w:b/>
                <w:bCs/>
                <w:color w:val="212529"/>
                <w:sz w:val="28"/>
                <w:szCs w:val="28"/>
                <w:lang w:val="pl-PL"/>
              </w:rPr>
            </w:rPrChange>
          </w:rPr>
          <w:br/>
          <w:t>B2B-Bestellsystem oder B2B-System – Sammlung von Webseiten, die in der Domain e-orders.eu betrieben werden, über die der Administrator elektronische Dienstleistungen erbringt und dem Kunden das Stellen von Aufträgen für Waren gemäß den in den Nutzungsbedingungen festgelegten Regeln ermöglicht.</w:t>
        </w:r>
        <w:r w:rsidRPr="001E76B3">
          <w:rPr>
            <w:rFonts w:ascii="Arial" w:hAnsi="Arial" w:cs="Arial"/>
            <w:color w:val="212529"/>
            <w:lang w:val="en-US"/>
            <w:rPrChange w:id="13" w:author="Paweł Woroniecki" w:date="2026-01-29T12:39:00Z" w16du:dateUtc="2026-01-29T11:39:00Z">
              <w:rPr>
                <w:rFonts w:ascii="Arial" w:hAnsi="Arial" w:cs="Arial"/>
                <w:b/>
                <w:bCs/>
                <w:color w:val="212529"/>
                <w:sz w:val="28"/>
                <w:szCs w:val="28"/>
                <w:lang w:val="pl-PL"/>
              </w:rPr>
            </w:rPrChange>
          </w:rPr>
          <w:br/>
          <w:t>Waren – Produkte, die der Administrator Kunden im B2B-System anbietet.</w:t>
        </w:r>
        <w:r w:rsidRPr="001E76B3">
          <w:rPr>
            <w:rFonts w:ascii="Arial" w:hAnsi="Arial" w:cs="Arial"/>
            <w:color w:val="212529"/>
            <w:lang w:val="en-US"/>
            <w:rPrChange w:id="14" w:author="Paweł Woroniecki" w:date="2026-01-29T12:39:00Z" w16du:dateUtc="2026-01-29T11:39:00Z">
              <w:rPr>
                <w:rFonts w:ascii="Arial" w:hAnsi="Arial" w:cs="Arial"/>
                <w:b/>
                <w:bCs/>
                <w:color w:val="212529"/>
                <w:sz w:val="28"/>
                <w:szCs w:val="28"/>
                <w:lang w:val="pl-PL"/>
              </w:rPr>
            </w:rPrChange>
          </w:rPr>
          <w:br/>
          <w:t>Elektronische Dienstleistungen – insbesondere die Führung eines individuellen Kundenkontos, Maßnahmen, die direkt mit dem Kunden zum Stellen eines Auftrags unternommen werden, und gegebenenfalls die Festlegung des Lieferorts.</w:t>
        </w:r>
        <w:r w:rsidRPr="001E76B3">
          <w:rPr>
            <w:rFonts w:ascii="Arial" w:hAnsi="Arial" w:cs="Arial"/>
            <w:color w:val="212529"/>
            <w:lang w:val="en-US"/>
            <w:rPrChange w:id="15" w:author="Paweł Woroniecki" w:date="2026-01-29T12:39:00Z" w16du:dateUtc="2026-01-29T11:39:00Z">
              <w:rPr>
                <w:rFonts w:ascii="Arial" w:hAnsi="Arial" w:cs="Arial"/>
                <w:b/>
                <w:bCs/>
                <w:color w:val="212529"/>
                <w:sz w:val="28"/>
                <w:szCs w:val="28"/>
                <w:lang w:val="pl-PL"/>
              </w:rPr>
            </w:rPrChange>
          </w:rPr>
          <w:br/>
          <w:t>Auftrag – Eingabe durch den Kunden in das B2B-System von Daten bezüglich der Auswahl von Waren nach eigenen Kriterien und Parametern sowie gegebenenfalls Angabe von Daten bezüglich des Lieferorts und des Endempfängers der Waren. Der Auftrag stellt ein Kaufangebot dar, das der Kunde dem Administrator unterbreitet.</w:t>
        </w:r>
      </w:ins>
    </w:p>
    <w:p w14:paraId="4D0053DA" w14:textId="77777777" w:rsidR="001E76B3" w:rsidRPr="001E76B3" w:rsidRDefault="001E76B3" w:rsidP="001E76B3">
      <w:pPr>
        <w:rPr>
          <w:ins w:id="16" w:author="Paweł Woroniecki" w:date="2026-01-29T12:39:00Z"/>
          <w:rFonts w:ascii="Arial" w:hAnsi="Arial" w:cs="Arial"/>
          <w:color w:val="212529"/>
          <w:lang w:val="en-US"/>
          <w:rPrChange w:id="17" w:author="Paweł Woroniecki" w:date="2026-01-29T12:39:00Z" w16du:dateUtc="2026-01-29T11:39:00Z">
            <w:rPr>
              <w:ins w:id="18" w:author="Paweł Woroniecki" w:date="2026-01-29T12:39:00Z"/>
              <w:rFonts w:ascii="Arial" w:hAnsi="Arial" w:cs="Arial"/>
              <w:b/>
              <w:bCs/>
              <w:color w:val="212529"/>
              <w:sz w:val="28"/>
              <w:szCs w:val="28"/>
              <w:lang w:val="pl-PL"/>
            </w:rPr>
          </w:rPrChange>
        </w:rPr>
      </w:pPr>
      <w:ins w:id="19" w:author="Paweł Woroniecki" w:date="2026-01-29T12:39:00Z">
        <w:r w:rsidRPr="001E76B3">
          <w:rPr>
            <w:rFonts w:ascii="Arial" w:hAnsi="Arial" w:cs="Arial"/>
            <w:color w:val="212529"/>
            <w:lang w:val="en-US"/>
            <w:rPrChange w:id="20" w:author="Paweł Woroniecki" w:date="2026-01-29T12:39:00Z" w16du:dateUtc="2026-01-29T11:39:00Z">
              <w:rPr>
                <w:rFonts w:ascii="Arial" w:hAnsi="Arial" w:cs="Arial"/>
                <w:b/>
                <w:bCs/>
                <w:color w:val="212529"/>
                <w:sz w:val="28"/>
                <w:szCs w:val="28"/>
                <w:lang w:val="pl-PL"/>
              </w:rPr>
            </w:rPrChange>
          </w:rPr>
          <w:t>§2 Allgemeine Bestimmungen</w:t>
        </w:r>
        <w:r w:rsidRPr="001E76B3">
          <w:rPr>
            <w:rFonts w:ascii="Arial" w:hAnsi="Arial" w:cs="Arial"/>
            <w:color w:val="212529"/>
            <w:lang w:val="en-US"/>
            <w:rPrChange w:id="21" w:author="Paweł Woroniecki" w:date="2026-01-29T12:39:00Z" w16du:dateUtc="2026-01-29T11:39:00Z">
              <w:rPr>
                <w:rFonts w:ascii="Arial" w:hAnsi="Arial" w:cs="Arial"/>
                <w:b/>
                <w:bCs/>
                <w:color w:val="212529"/>
                <w:sz w:val="28"/>
                <w:szCs w:val="28"/>
                <w:lang w:val="pl-PL"/>
              </w:rPr>
            </w:rPrChange>
          </w:rPr>
          <w:br/>
          <w:t>Alle Rechte am B2B-System – einschließlich urheberrechtlicher Vermögensrechte, geistige Eigentumsrechte am Namen, Internet-Domain, B2B-Systemcode sowie an Vorlagen, Formularen, Logos, Tabellen und Abbildungen, die im B2B-System platziert sind – gehören dem Administrator oder wurden ihm auf Lizenzbasis eingeräumt und dürfen vom Kunden nur im Umfang genutzt werden, der für die Nutzung des Systems gemäß den Nutzungsbedingungen erforderlich ist.</w:t>
        </w:r>
        <w:r w:rsidRPr="001E76B3">
          <w:rPr>
            <w:rFonts w:ascii="Arial" w:hAnsi="Arial" w:cs="Arial"/>
            <w:color w:val="212529"/>
            <w:lang w:val="en-US"/>
            <w:rPrChange w:id="22" w:author="Paweł Woroniecki" w:date="2026-01-29T12:39:00Z" w16du:dateUtc="2026-01-29T11:39:00Z">
              <w:rPr>
                <w:rFonts w:ascii="Arial" w:hAnsi="Arial" w:cs="Arial"/>
                <w:b/>
                <w:bCs/>
                <w:color w:val="212529"/>
                <w:sz w:val="28"/>
                <w:szCs w:val="28"/>
                <w:lang w:val="pl-PL"/>
              </w:rPr>
            </w:rPrChange>
          </w:rPr>
          <w:br/>
          <w:t>Technische Voraussetzung für die Nutzung des B2B-Systems ist der Internetzugang (minimale Geschwindigkeit 10 Mb/s) sowie die Nutzung der aktuellen Version eines Webbrowsers.</w:t>
        </w:r>
        <w:r w:rsidRPr="001E76B3">
          <w:rPr>
            <w:rFonts w:ascii="Arial" w:hAnsi="Arial" w:cs="Arial"/>
            <w:color w:val="212529"/>
            <w:lang w:val="en-US"/>
            <w:rPrChange w:id="23" w:author="Paweł Woroniecki" w:date="2026-01-29T12:39:00Z" w16du:dateUtc="2026-01-29T11:39:00Z">
              <w:rPr>
                <w:rFonts w:ascii="Arial" w:hAnsi="Arial" w:cs="Arial"/>
                <w:b/>
                <w:bCs/>
                <w:color w:val="212529"/>
                <w:sz w:val="28"/>
                <w:szCs w:val="28"/>
                <w:lang w:val="pl-PL"/>
              </w:rPr>
            </w:rPrChange>
          </w:rPr>
          <w:br/>
          <w:t>Aufträge im System können ausschließlich Kunden stellen, für die der Administrator ein Kundenkonto erstellt und Logindaten (PIN und Passwort) bereitgestellt hat.</w:t>
        </w:r>
        <w:r w:rsidRPr="001E76B3">
          <w:rPr>
            <w:rFonts w:ascii="Arial" w:hAnsi="Arial" w:cs="Arial"/>
            <w:color w:val="212529"/>
            <w:lang w:val="en-US"/>
            <w:rPrChange w:id="24" w:author="Paweł Woroniecki" w:date="2026-01-29T12:39:00Z" w16du:dateUtc="2026-01-29T11:39:00Z">
              <w:rPr>
                <w:rFonts w:ascii="Arial" w:hAnsi="Arial" w:cs="Arial"/>
                <w:b/>
                <w:bCs/>
                <w:color w:val="212529"/>
                <w:sz w:val="28"/>
                <w:szCs w:val="28"/>
                <w:lang w:val="pl-PL"/>
              </w:rPr>
            </w:rPrChange>
          </w:rPr>
          <w:br/>
          <w:t>Die Nutzung elektronisch erbrachter Dienstleistungen birgt das Risiko einer Verletzung der Privatsphäre des Kunden, insbesondere der Übernahme seiner Daten durch unbefugte Dritte. Der Kunde ist verpflichtet, technische Maßnahmen zur Risikominderung anzuwenden (u.a. Antivirus-Software, Vertraulichkeit der Logindaten). Der Administrator haftet nicht für unbefugten Zugriff Dritter auf das Kundenkonto.</w:t>
        </w:r>
        <w:r w:rsidRPr="001E76B3">
          <w:rPr>
            <w:rFonts w:ascii="Arial" w:hAnsi="Arial" w:cs="Arial"/>
            <w:color w:val="212529"/>
            <w:lang w:val="en-US"/>
            <w:rPrChange w:id="25" w:author="Paweł Woroniecki" w:date="2026-01-29T12:39:00Z" w16du:dateUtc="2026-01-29T11:39:00Z">
              <w:rPr>
                <w:rFonts w:ascii="Arial" w:hAnsi="Arial" w:cs="Arial"/>
                <w:b/>
                <w:bCs/>
                <w:color w:val="212529"/>
                <w:sz w:val="28"/>
                <w:szCs w:val="28"/>
                <w:lang w:val="pl-PL"/>
              </w:rPr>
            </w:rPrChange>
          </w:rPr>
          <w:br/>
        </w:r>
        <w:r w:rsidRPr="001E76B3">
          <w:rPr>
            <w:rFonts w:ascii="Arial" w:hAnsi="Arial" w:cs="Arial"/>
            <w:color w:val="212529"/>
            <w:lang w:val="en-US"/>
            <w:rPrChange w:id="26" w:author="Paweł Woroniecki" w:date="2026-01-29T12:39:00Z" w16du:dateUtc="2026-01-29T11:39:00Z">
              <w:rPr>
                <w:rFonts w:ascii="Arial" w:hAnsi="Arial" w:cs="Arial"/>
                <w:b/>
                <w:bCs/>
                <w:color w:val="212529"/>
                <w:sz w:val="28"/>
                <w:szCs w:val="28"/>
                <w:lang w:val="pl-PL"/>
              </w:rPr>
            </w:rPrChange>
          </w:rPr>
          <w:lastRenderedPageBreak/>
          <w:t>Dem Kunden ist untersagt, das B2B-System für Handlungen zu nutzen, die die Interessen des Administrators verletzen, rechtswidrig sind oder den guten Sitten widersprechen, insbesondere zum Stellen von Aufträgen unter Verwendung fremder Daten oder mit automatisierenden Tools.</w:t>
        </w:r>
        <w:r w:rsidRPr="001E76B3">
          <w:rPr>
            <w:rFonts w:ascii="Arial" w:hAnsi="Arial" w:cs="Arial"/>
            <w:color w:val="212529"/>
            <w:lang w:val="en-US"/>
            <w:rPrChange w:id="27" w:author="Paweł Woroniecki" w:date="2026-01-29T12:39:00Z" w16du:dateUtc="2026-01-29T11:39:00Z">
              <w:rPr>
                <w:rFonts w:ascii="Arial" w:hAnsi="Arial" w:cs="Arial"/>
                <w:b/>
                <w:bCs/>
                <w:color w:val="212529"/>
                <w:sz w:val="28"/>
                <w:szCs w:val="28"/>
                <w:lang w:val="pl-PL"/>
              </w:rPr>
            </w:rPrChange>
          </w:rPr>
          <w:br/>
          <w:t>Die Nutzung des B2B-Systems ist kostenlos.</w:t>
        </w:r>
        <w:r w:rsidRPr="001E76B3">
          <w:rPr>
            <w:rFonts w:ascii="Arial" w:hAnsi="Arial" w:cs="Arial"/>
            <w:color w:val="212529"/>
            <w:lang w:val="en-US"/>
            <w:rPrChange w:id="28" w:author="Paweł Woroniecki" w:date="2026-01-29T12:39:00Z" w16du:dateUtc="2026-01-29T11:39:00Z">
              <w:rPr>
                <w:rFonts w:ascii="Arial" w:hAnsi="Arial" w:cs="Arial"/>
                <w:b/>
                <w:bCs/>
                <w:color w:val="212529"/>
                <w:sz w:val="28"/>
                <w:szCs w:val="28"/>
                <w:lang w:val="pl-PL"/>
              </w:rPr>
            </w:rPrChange>
          </w:rPr>
          <w:br/>
          <w:t>Die Angabe falscher Daten durch den Kunden (u.a. persönliche, Kontaktdaten, Adressdaten) kann die ordnungsgemäße Auftragsabwicklung verhindern. Der Administrator haftet nicht für daraus resultierende Schäden.</w:t>
        </w:r>
        <w:r w:rsidRPr="001E76B3">
          <w:rPr>
            <w:rFonts w:ascii="Arial" w:hAnsi="Arial" w:cs="Arial"/>
            <w:color w:val="212529"/>
            <w:lang w:val="en-US"/>
            <w:rPrChange w:id="29" w:author="Paweł Woroniecki" w:date="2026-01-29T12:39:00Z" w16du:dateUtc="2026-01-29T11:39:00Z">
              <w:rPr>
                <w:rFonts w:ascii="Arial" w:hAnsi="Arial" w:cs="Arial"/>
                <w:b/>
                <w:bCs/>
                <w:color w:val="212529"/>
                <w:sz w:val="28"/>
                <w:szCs w:val="28"/>
                <w:lang w:val="pl-PL"/>
              </w:rPr>
            </w:rPrChange>
          </w:rPr>
          <w:br/>
          <w:t>Das Einloggen ins B2B-System und die Annahme dieser Nutzungsbedingungen ist gleichbedeutend mit der Erklärung des Kunden, dass er den Status eines Unternehmers oder Einzelunternehmers besitzt und keine Grundlage besteht, ihn als Verbraucher im Sinne von Art. 22(1) des Bürgerlichen Gesetzbuches anzusehen.</w:t>
        </w:r>
      </w:ins>
    </w:p>
    <w:p w14:paraId="209DA7FE" w14:textId="77777777" w:rsidR="001E76B3" w:rsidRPr="001E76B3" w:rsidRDefault="001E76B3" w:rsidP="001E76B3">
      <w:pPr>
        <w:rPr>
          <w:ins w:id="30" w:author="Paweł Woroniecki" w:date="2026-01-29T12:39:00Z"/>
          <w:rFonts w:ascii="Arial" w:hAnsi="Arial" w:cs="Arial"/>
          <w:color w:val="212529"/>
          <w:lang w:val="pl-PL"/>
          <w:rPrChange w:id="31" w:author="Paweł Woroniecki" w:date="2026-01-29T12:39:00Z" w16du:dateUtc="2026-01-29T11:39:00Z">
            <w:rPr>
              <w:ins w:id="32" w:author="Paweł Woroniecki" w:date="2026-01-29T12:39:00Z"/>
              <w:rFonts w:ascii="Arial" w:hAnsi="Arial" w:cs="Arial"/>
              <w:b/>
              <w:bCs/>
              <w:color w:val="212529"/>
              <w:sz w:val="28"/>
              <w:szCs w:val="28"/>
              <w:lang w:val="pl-PL"/>
            </w:rPr>
          </w:rPrChange>
        </w:rPr>
      </w:pPr>
      <w:ins w:id="33" w:author="Paweł Woroniecki" w:date="2026-01-29T12:39:00Z">
        <w:r w:rsidRPr="001E76B3">
          <w:rPr>
            <w:rFonts w:ascii="Arial" w:hAnsi="Arial" w:cs="Arial"/>
            <w:color w:val="212529"/>
            <w:lang w:val="en-US"/>
            <w:rPrChange w:id="34" w:author="Paweł Woroniecki" w:date="2026-01-29T12:39:00Z" w16du:dateUtc="2026-01-29T11:39:00Z">
              <w:rPr>
                <w:rFonts w:ascii="Arial" w:hAnsi="Arial" w:cs="Arial"/>
                <w:b/>
                <w:bCs/>
                <w:color w:val="212529"/>
                <w:sz w:val="28"/>
                <w:szCs w:val="28"/>
                <w:lang w:val="pl-PL"/>
              </w:rPr>
            </w:rPrChange>
          </w:rPr>
          <w:t>§3 Auftragstellung</w:t>
        </w:r>
        <w:r w:rsidRPr="001E76B3">
          <w:rPr>
            <w:rFonts w:ascii="Arial" w:hAnsi="Arial" w:cs="Arial"/>
            <w:color w:val="212529"/>
            <w:lang w:val="en-US"/>
            <w:rPrChange w:id="35" w:author="Paweł Woroniecki" w:date="2026-01-29T12:39:00Z" w16du:dateUtc="2026-01-29T11:39:00Z">
              <w:rPr>
                <w:rFonts w:ascii="Arial" w:hAnsi="Arial" w:cs="Arial"/>
                <w:b/>
                <w:bCs/>
                <w:color w:val="212529"/>
                <w:sz w:val="28"/>
                <w:szCs w:val="28"/>
                <w:lang w:val="pl-PL"/>
              </w:rPr>
            </w:rPrChange>
          </w:rPr>
          <w:br/>
          <w:t>Informationen und Beschreibungen der Waren, die im B2B-System veröffentlicht sind, stellen eine Aufforderung zum Abgeben von Angeboten im Sinne von Art. 71 des Bürgerlichen Gesetzbuches dar. Der Kunde gibt dem Administrator ein Kaufangebot durch Stellen eines Auftrags ab.</w:t>
        </w:r>
        <w:r w:rsidRPr="001E76B3">
          <w:rPr>
            <w:rFonts w:ascii="Arial" w:hAnsi="Arial" w:cs="Arial"/>
            <w:color w:val="212529"/>
            <w:lang w:val="en-US"/>
            <w:rPrChange w:id="36" w:author="Paweł Woroniecki" w:date="2026-01-29T12:39:00Z" w16du:dateUtc="2026-01-29T11:39:00Z">
              <w:rPr>
                <w:rFonts w:ascii="Arial" w:hAnsi="Arial" w:cs="Arial"/>
                <w:b/>
                <w:bCs/>
                <w:color w:val="212529"/>
                <w:sz w:val="28"/>
                <w:szCs w:val="28"/>
                <w:lang w:val="pl-PL"/>
              </w:rPr>
            </w:rPrChange>
          </w:rPr>
          <w:br/>
          <w:t>Der Administrator bemüht sich, dass Warenbeschreibungen und -fotos dem tatsächlichen Zustand entsprechen. Farbunterschiede können durch Monitor-Einstellungen entstehen. Der Administrator haftet nicht für solche Abweichungen, sofern sie nicht auf seiner Schuld beruhen.</w:t>
        </w:r>
        <w:r w:rsidRPr="001E76B3">
          <w:rPr>
            <w:rFonts w:ascii="Arial" w:hAnsi="Arial" w:cs="Arial"/>
            <w:color w:val="212529"/>
            <w:lang w:val="en-US"/>
            <w:rPrChange w:id="37" w:author="Paweł Woroniecki" w:date="2026-01-29T12:39:00Z" w16du:dateUtc="2026-01-29T11:39:00Z">
              <w:rPr>
                <w:rFonts w:ascii="Arial" w:hAnsi="Arial" w:cs="Arial"/>
                <w:b/>
                <w:bCs/>
                <w:color w:val="212529"/>
                <w:sz w:val="28"/>
                <w:szCs w:val="28"/>
                <w:lang w:val="pl-PL"/>
              </w:rPr>
            </w:rPrChange>
          </w:rPr>
          <w:br/>
          <w:t>Das Kundenkonto wird vom Administrator in Absprache mit dem Kunden erstellt. Logindaten (PIN und Passwort) werden dem Kunden individuell übermittelt. Der Kunde darf sie nicht an Dritte weitergeben.</w:t>
        </w:r>
        <w:r w:rsidRPr="001E76B3">
          <w:rPr>
            <w:rFonts w:ascii="Arial" w:hAnsi="Arial" w:cs="Arial"/>
            <w:color w:val="212529"/>
            <w:lang w:val="en-US"/>
            <w:rPrChange w:id="38" w:author="Paweł Woroniecki" w:date="2026-01-29T12:39:00Z" w16du:dateUtc="2026-01-29T11:39:00Z">
              <w:rPr>
                <w:rFonts w:ascii="Arial" w:hAnsi="Arial" w:cs="Arial"/>
                <w:b/>
                <w:bCs/>
                <w:color w:val="212529"/>
                <w:sz w:val="28"/>
                <w:szCs w:val="28"/>
                <w:lang w:val="pl-PL"/>
              </w:rPr>
            </w:rPrChange>
          </w:rPr>
          <w:br/>
          <w:t>Nach dem Einloggen bestätigt der Kunde die Kenntnisnahme der Nutzungsbedingungen und erhält Zugriff auf sein Konto und die Auftragsgeschichte.</w:t>
        </w:r>
        <w:r w:rsidRPr="001E76B3">
          <w:rPr>
            <w:rFonts w:ascii="Arial" w:hAnsi="Arial" w:cs="Arial"/>
            <w:color w:val="212529"/>
            <w:lang w:val="en-US"/>
            <w:rPrChange w:id="39" w:author="Paweł Woroniecki" w:date="2026-01-29T12:39:00Z" w16du:dateUtc="2026-01-29T11:39:00Z">
              <w:rPr>
                <w:rFonts w:ascii="Arial" w:hAnsi="Arial" w:cs="Arial"/>
                <w:b/>
                <w:bCs/>
                <w:color w:val="212529"/>
                <w:sz w:val="28"/>
                <w:szCs w:val="28"/>
                <w:lang w:val="pl-PL"/>
              </w:rPr>
            </w:rPrChange>
          </w:rPr>
          <w:br/>
        </w:r>
        <w:r w:rsidRPr="001E76B3">
          <w:rPr>
            <w:rFonts w:ascii="Arial" w:hAnsi="Arial" w:cs="Arial"/>
            <w:color w:val="212529"/>
            <w:lang w:val="pl-PL"/>
            <w:rPrChange w:id="40" w:author="Paweł Woroniecki" w:date="2026-01-29T12:39:00Z" w16du:dateUtc="2026-01-29T11:39:00Z">
              <w:rPr>
                <w:rFonts w:ascii="Arial" w:hAnsi="Arial" w:cs="Arial"/>
                <w:b/>
                <w:bCs/>
                <w:color w:val="212529"/>
                <w:sz w:val="28"/>
                <w:szCs w:val="28"/>
                <w:lang w:val="pl-PL"/>
              </w:rPr>
            </w:rPrChange>
          </w:rPr>
          <w:t>Der Auftragsstellungsprozess umfasst:</w:t>
        </w:r>
      </w:ins>
    </w:p>
    <w:p w14:paraId="5B426DEC" w14:textId="77777777" w:rsidR="001E76B3" w:rsidRPr="001E76B3" w:rsidRDefault="001E76B3" w:rsidP="001E76B3">
      <w:pPr>
        <w:numPr>
          <w:ilvl w:val="0"/>
          <w:numId w:val="8"/>
        </w:numPr>
        <w:rPr>
          <w:ins w:id="41" w:author="Paweł Woroniecki" w:date="2026-01-29T12:39:00Z"/>
          <w:rFonts w:ascii="Arial" w:hAnsi="Arial" w:cs="Arial"/>
          <w:color w:val="212529"/>
          <w:lang w:val="en-US"/>
          <w:rPrChange w:id="42" w:author="Paweł Woroniecki" w:date="2026-01-29T12:39:00Z" w16du:dateUtc="2026-01-29T11:39:00Z">
            <w:rPr>
              <w:ins w:id="43" w:author="Paweł Woroniecki" w:date="2026-01-29T12:39:00Z"/>
              <w:rFonts w:ascii="Arial" w:hAnsi="Arial" w:cs="Arial"/>
              <w:b/>
              <w:bCs/>
              <w:color w:val="212529"/>
              <w:sz w:val="28"/>
              <w:szCs w:val="28"/>
              <w:lang w:val="pl-PL"/>
            </w:rPr>
          </w:rPrChange>
        </w:rPr>
      </w:pPr>
      <w:ins w:id="44" w:author="Paweł Woroniecki" w:date="2026-01-29T12:39:00Z">
        <w:r w:rsidRPr="001E76B3">
          <w:rPr>
            <w:rFonts w:ascii="Arial" w:hAnsi="Arial" w:cs="Arial"/>
            <w:color w:val="212529"/>
            <w:lang w:val="en-US"/>
            <w:rPrChange w:id="45" w:author="Paweł Woroniecki" w:date="2026-01-29T12:39:00Z" w16du:dateUtc="2026-01-29T11:39:00Z">
              <w:rPr>
                <w:rFonts w:ascii="Arial" w:hAnsi="Arial" w:cs="Arial"/>
                <w:b/>
                <w:bCs/>
                <w:color w:val="212529"/>
                <w:sz w:val="28"/>
                <w:szCs w:val="28"/>
                <w:lang w:val="pl-PL"/>
              </w:rPr>
            </w:rPrChange>
          </w:rPr>
          <w:t>Auswahl der Option „Neuer Auftrag" und Benennung,</w:t>
        </w:r>
      </w:ins>
    </w:p>
    <w:p w14:paraId="1E7FEED9" w14:textId="77777777" w:rsidR="001E76B3" w:rsidRPr="001E76B3" w:rsidRDefault="001E76B3" w:rsidP="001E76B3">
      <w:pPr>
        <w:numPr>
          <w:ilvl w:val="0"/>
          <w:numId w:val="8"/>
        </w:numPr>
        <w:rPr>
          <w:ins w:id="46" w:author="Paweł Woroniecki" w:date="2026-01-29T12:39:00Z"/>
          <w:rFonts w:ascii="Arial" w:hAnsi="Arial" w:cs="Arial"/>
          <w:color w:val="212529"/>
          <w:lang w:val="en-US"/>
          <w:rPrChange w:id="47" w:author="Paweł Woroniecki" w:date="2026-01-29T12:39:00Z" w16du:dateUtc="2026-01-29T11:39:00Z">
            <w:rPr>
              <w:ins w:id="48" w:author="Paweł Woroniecki" w:date="2026-01-29T12:39:00Z"/>
              <w:rFonts w:ascii="Arial" w:hAnsi="Arial" w:cs="Arial"/>
              <w:b/>
              <w:bCs/>
              <w:color w:val="212529"/>
              <w:sz w:val="28"/>
              <w:szCs w:val="28"/>
              <w:lang w:val="pl-PL"/>
            </w:rPr>
          </w:rPrChange>
        </w:rPr>
      </w:pPr>
      <w:ins w:id="49" w:author="Paweł Woroniecki" w:date="2026-01-29T12:39:00Z">
        <w:r w:rsidRPr="001E76B3">
          <w:rPr>
            <w:rFonts w:ascii="Arial" w:hAnsi="Arial" w:cs="Arial"/>
            <w:color w:val="212529"/>
            <w:lang w:val="en-US"/>
            <w:rPrChange w:id="50" w:author="Paweł Woroniecki" w:date="2026-01-29T12:39:00Z" w16du:dateUtc="2026-01-29T11:39:00Z">
              <w:rPr>
                <w:rFonts w:ascii="Arial" w:hAnsi="Arial" w:cs="Arial"/>
                <w:b/>
                <w:bCs/>
                <w:color w:val="212529"/>
                <w:sz w:val="28"/>
                <w:szCs w:val="28"/>
                <w:lang w:val="pl-PL"/>
              </w:rPr>
            </w:rPrChange>
          </w:rPr>
          <w:t>optionale Eingabe von Endempfänger-Daten und zusätzlichen Notizen,</w:t>
        </w:r>
      </w:ins>
    </w:p>
    <w:p w14:paraId="2CFAB4D4" w14:textId="77777777" w:rsidR="001E76B3" w:rsidRPr="001E76B3" w:rsidRDefault="001E76B3" w:rsidP="001E76B3">
      <w:pPr>
        <w:numPr>
          <w:ilvl w:val="0"/>
          <w:numId w:val="8"/>
        </w:numPr>
        <w:rPr>
          <w:ins w:id="51" w:author="Paweł Woroniecki" w:date="2026-01-29T12:39:00Z"/>
          <w:rFonts w:ascii="Arial" w:hAnsi="Arial" w:cs="Arial"/>
          <w:color w:val="212529"/>
          <w:lang w:val="en-US"/>
          <w:rPrChange w:id="52" w:author="Paweł Woroniecki" w:date="2026-01-29T12:39:00Z" w16du:dateUtc="2026-01-29T11:39:00Z">
            <w:rPr>
              <w:ins w:id="53" w:author="Paweł Woroniecki" w:date="2026-01-29T12:39:00Z"/>
              <w:rFonts w:ascii="Arial" w:hAnsi="Arial" w:cs="Arial"/>
              <w:b/>
              <w:bCs/>
              <w:color w:val="212529"/>
              <w:sz w:val="28"/>
              <w:szCs w:val="28"/>
              <w:lang w:val="pl-PL"/>
            </w:rPr>
          </w:rPrChange>
        </w:rPr>
      </w:pPr>
      <w:ins w:id="54" w:author="Paweł Woroniecki" w:date="2026-01-29T12:39:00Z">
        <w:r w:rsidRPr="001E76B3">
          <w:rPr>
            <w:rFonts w:ascii="Arial" w:hAnsi="Arial" w:cs="Arial"/>
            <w:color w:val="212529"/>
            <w:lang w:val="en-US"/>
            <w:rPrChange w:id="55" w:author="Paweł Woroniecki" w:date="2026-01-29T12:39:00Z" w16du:dateUtc="2026-01-29T11:39:00Z">
              <w:rPr>
                <w:rFonts w:ascii="Arial" w:hAnsi="Arial" w:cs="Arial"/>
                <w:b/>
                <w:bCs/>
                <w:color w:val="212529"/>
                <w:sz w:val="28"/>
                <w:szCs w:val="28"/>
                <w:lang w:val="pl-PL"/>
              </w:rPr>
            </w:rPrChange>
          </w:rPr>
          <w:t>Warenauswahl über den Button „Position hinzufügen", Festlegung von Parametern und Kriterien,</w:t>
        </w:r>
      </w:ins>
    </w:p>
    <w:p w14:paraId="28F7F31F" w14:textId="77777777" w:rsidR="001E76B3" w:rsidRPr="001E76B3" w:rsidRDefault="001E76B3" w:rsidP="001E76B3">
      <w:pPr>
        <w:numPr>
          <w:ilvl w:val="0"/>
          <w:numId w:val="8"/>
        </w:numPr>
        <w:rPr>
          <w:ins w:id="56" w:author="Paweł Woroniecki" w:date="2026-01-29T12:39:00Z"/>
          <w:rFonts w:ascii="Arial" w:hAnsi="Arial" w:cs="Arial"/>
          <w:color w:val="212529"/>
          <w:lang w:val="en-US"/>
          <w:rPrChange w:id="57" w:author="Paweł Woroniecki" w:date="2026-01-29T12:39:00Z" w16du:dateUtc="2026-01-29T11:39:00Z">
            <w:rPr>
              <w:ins w:id="58" w:author="Paweł Woroniecki" w:date="2026-01-29T12:39:00Z"/>
              <w:rFonts w:ascii="Arial" w:hAnsi="Arial" w:cs="Arial"/>
              <w:b/>
              <w:bCs/>
              <w:color w:val="212529"/>
              <w:sz w:val="28"/>
              <w:szCs w:val="28"/>
              <w:lang w:val="pl-PL"/>
            </w:rPr>
          </w:rPrChange>
        </w:rPr>
      </w:pPr>
      <w:ins w:id="59" w:author="Paweł Woroniecki" w:date="2026-01-29T12:39:00Z">
        <w:r w:rsidRPr="001E76B3">
          <w:rPr>
            <w:rFonts w:ascii="Arial" w:hAnsi="Arial" w:cs="Arial"/>
            <w:color w:val="212529"/>
            <w:lang w:val="en-US"/>
            <w:rPrChange w:id="60" w:author="Paweł Woroniecki" w:date="2026-01-29T12:39:00Z" w16du:dateUtc="2026-01-29T11:39:00Z">
              <w:rPr>
                <w:rFonts w:ascii="Arial" w:hAnsi="Arial" w:cs="Arial"/>
                <w:b/>
                <w:bCs/>
                <w:color w:val="212529"/>
                <w:sz w:val="28"/>
                <w:szCs w:val="28"/>
                <w:lang w:val="pl-PL"/>
              </w:rPr>
            </w:rPrChange>
          </w:rPr>
          <w:t>Speichern des Auftrags im Bereich „Ihre Aufträge",</w:t>
        </w:r>
      </w:ins>
    </w:p>
    <w:p w14:paraId="4B36B863" w14:textId="77777777" w:rsidR="001E76B3" w:rsidRPr="001E76B3" w:rsidRDefault="001E76B3" w:rsidP="001E76B3">
      <w:pPr>
        <w:numPr>
          <w:ilvl w:val="0"/>
          <w:numId w:val="8"/>
        </w:numPr>
        <w:rPr>
          <w:ins w:id="61" w:author="Paweł Woroniecki" w:date="2026-01-29T12:39:00Z"/>
          <w:rFonts w:ascii="Arial" w:hAnsi="Arial" w:cs="Arial"/>
          <w:color w:val="212529"/>
          <w:lang w:val="en-US"/>
          <w:rPrChange w:id="62" w:author="Paweł Woroniecki" w:date="2026-01-29T12:39:00Z" w16du:dateUtc="2026-01-29T11:39:00Z">
            <w:rPr>
              <w:ins w:id="63" w:author="Paweł Woroniecki" w:date="2026-01-29T12:39:00Z"/>
              <w:rFonts w:ascii="Arial" w:hAnsi="Arial" w:cs="Arial"/>
              <w:b/>
              <w:bCs/>
              <w:color w:val="212529"/>
              <w:sz w:val="28"/>
              <w:szCs w:val="28"/>
              <w:lang w:val="pl-PL"/>
            </w:rPr>
          </w:rPrChange>
        </w:rPr>
      </w:pPr>
      <w:ins w:id="64" w:author="Paweł Woroniecki" w:date="2026-01-29T12:39:00Z">
        <w:r w:rsidRPr="001E76B3">
          <w:rPr>
            <w:rFonts w:ascii="Arial" w:hAnsi="Arial" w:cs="Arial"/>
            <w:color w:val="212529"/>
            <w:lang w:val="en-US"/>
            <w:rPrChange w:id="65" w:author="Paweł Woroniecki" w:date="2026-01-29T12:39:00Z" w16du:dateUtc="2026-01-29T11:39:00Z">
              <w:rPr>
                <w:rFonts w:ascii="Arial" w:hAnsi="Arial" w:cs="Arial"/>
                <w:b/>
                <w:bCs/>
                <w:color w:val="212529"/>
                <w:sz w:val="28"/>
                <w:szCs w:val="28"/>
                <w:lang w:val="pl-PL"/>
              </w:rPr>
            </w:rPrChange>
          </w:rPr>
          <w:t>Bearbeiten, Freigeben oder Löschen von Positionen innerhalb eines Auftrags,</w:t>
        </w:r>
      </w:ins>
    </w:p>
    <w:p w14:paraId="0D4C9CCA" w14:textId="77777777" w:rsidR="001E76B3" w:rsidRPr="001E76B3" w:rsidRDefault="001E76B3" w:rsidP="001E76B3">
      <w:pPr>
        <w:numPr>
          <w:ilvl w:val="0"/>
          <w:numId w:val="8"/>
        </w:numPr>
        <w:rPr>
          <w:ins w:id="66" w:author="Paweł Woroniecki" w:date="2026-01-29T12:39:00Z"/>
          <w:rFonts w:ascii="Arial" w:hAnsi="Arial" w:cs="Arial"/>
          <w:color w:val="212529"/>
          <w:lang w:val="en-US"/>
          <w:rPrChange w:id="67" w:author="Paweł Woroniecki" w:date="2026-01-29T12:39:00Z" w16du:dateUtc="2026-01-29T11:39:00Z">
            <w:rPr>
              <w:ins w:id="68" w:author="Paweł Woroniecki" w:date="2026-01-29T12:39:00Z"/>
              <w:rFonts w:ascii="Arial" w:hAnsi="Arial" w:cs="Arial"/>
              <w:b/>
              <w:bCs/>
              <w:color w:val="212529"/>
              <w:sz w:val="28"/>
              <w:szCs w:val="28"/>
              <w:lang w:val="pl-PL"/>
            </w:rPr>
          </w:rPrChange>
        </w:rPr>
      </w:pPr>
      <w:ins w:id="69" w:author="Paweł Woroniecki" w:date="2026-01-29T12:39:00Z">
        <w:r w:rsidRPr="001E76B3">
          <w:rPr>
            <w:rFonts w:ascii="Arial" w:hAnsi="Arial" w:cs="Arial"/>
            <w:color w:val="212529"/>
            <w:lang w:val="en-US"/>
            <w:rPrChange w:id="70" w:author="Paweł Woroniecki" w:date="2026-01-29T12:39:00Z" w16du:dateUtc="2026-01-29T11:39:00Z">
              <w:rPr>
                <w:rFonts w:ascii="Arial" w:hAnsi="Arial" w:cs="Arial"/>
                <w:b/>
                <w:bCs/>
                <w:color w:val="212529"/>
                <w:sz w:val="28"/>
                <w:szCs w:val="28"/>
                <w:lang w:val="pl-PL"/>
              </w:rPr>
            </w:rPrChange>
          </w:rPr>
          <w:t>Senden des Auftrags durch Auswahl der Option „Auftrag senden".</w:t>
        </w:r>
        <w:r w:rsidRPr="001E76B3">
          <w:rPr>
            <w:rFonts w:ascii="Arial" w:hAnsi="Arial" w:cs="Arial"/>
            <w:color w:val="212529"/>
            <w:lang w:val="en-US"/>
            <w:rPrChange w:id="71" w:author="Paweł Woroniecki" w:date="2026-01-29T12:39:00Z" w16du:dateUtc="2026-01-29T11:39:00Z">
              <w:rPr>
                <w:rFonts w:ascii="Arial" w:hAnsi="Arial" w:cs="Arial"/>
                <w:b/>
                <w:bCs/>
                <w:color w:val="212529"/>
                <w:sz w:val="28"/>
                <w:szCs w:val="28"/>
                <w:lang w:val="pl-PL"/>
              </w:rPr>
            </w:rPrChange>
          </w:rPr>
          <w:br/>
          <w:t>Nach dem Senden des Auftrags ist keine Bearbeitung oder Rücknahme mehr möglich.</w:t>
        </w:r>
        <w:r w:rsidRPr="001E76B3">
          <w:rPr>
            <w:rFonts w:ascii="Arial" w:hAnsi="Arial" w:cs="Arial"/>
            <w:color w:val="212529"/>
            <w:lang w:val="en-US"/>
            <w:rPrChange w:id="72" w:author="Paweł Woroniecki" w:date="2026-01-29T12:39:00Z" w16du:dateUtc="2026-01-29T11:39:00Z">
              <w:rPr>
                <w:rFonts w:ascii="Arial" w:hAnsi="Arial" w:cs="Arial"/>
                <w:b/>
                <w:bCs/>
                <w:color w:val="212529"/>
                <w:sz w:val="28"/>
                <w:szCs w:val="28"/>
                <w:lang w:val="pl-PL"/>
              </w:rPr>
            </w:rPrChange>
          </w:rPr>
          <w:br/>
          <w:t>Nach Stellen des Auftrags erhält der Kunde per E-Mail eine Bestätigung der Annahme zur Prüfung. Detaillierte Kaufvertragsbedingungen und Preise werden separat auf Basis individueller Vereinbarungen festgelegt.</w:t>
        </w:r>
      </w:ins>
    </w:p>
    <w:p w14:paraId="4F27974C" w14:textId="77777777" w:rsidR="001E76B3" w:rsidRPr="001E76B3" w:rsidRDefault="001E76B3" w:rsidP="001E76B3">
      <w:pPr>
        <w:rPr>
          <w:ins w:id="73" w:author="Paweł Woroniecki" w:date="2026-01-29T12:39:00Z"/>
          <w:rFonts w:ascii="Arial" w:hAnsi="Arial" w:cs="Arial"/>
          <w:color w:val="212529"/>
          <w:lang w:val="en-US"/>
          <w:rPrChange w:id="74" w:author="Paweł Woroniecki" w:date="2026-01-29T12:39:00Z" w16du:dateUtc="2026-01-29T11:39:00Z">
            <w:rPr>
              <w:ins w:id="75" w:author="Paweł Woroniecki" w:date="2026-01-29T12:39:00Z"/>
              <w:rFonts w:ascii="Arial" w:hAnsi="Arial" w:cs="Arial"/>
              <w:b/>
              <w:bCs/>
              <w:color w:val="212529"/>
              <w:sz w:val="28"/>
              <w:szCs w:val="28"/>
              <w:lang w:val="pl-PL"/>
            </w:rPr>
          </w:rPrChange>
        </w:rPr>
      </w:pPr>
      <w:ins w:id="76" w:author="Paweł Woroniecki" w:date="2026-01-29T12:39:00Z">
        <w:r w:rsidRPr="001E76B3">
          <w:rPr>
            <w:rFonts w:ascii="Arial" w:hAnsi="Arial" w:cs="Arial"/>
            <w:color w:val="212529"/>
            <w:lang w:val="en-US"/>
            <w:rPrChange w:id="77" w:author="Paweł Woroniecki" w:date="2026-01-29T12:39:00Z" w16du:dateUtc="2026-01-29T11:39:00Z">
              <w:rPr>
                <w:rFonts w:ascii="Arial" w:hAnsi="Arial" w:cs="Arial"/>
                <w:b/>
                <w:bCs/>
                <w:color w:val="212529"/>
                <w:sz w:val="28"/>
                <w:szCs w:val="28"/>
                <w:lang w:val="pl-PL"/>
              </w:rPr>
            </w:rPrChange>
          </w:rPr>
          <w:t>§4 Datenschutz</w:t>
        </w:r>
        <w:r w:rsidRPr="001E76B3">
          <w:rPr>
            <w:rFonts w:ascii="Arial" w:hAnsi="Arial" w:cs="Arial"/>
            <w:color w:val="212529"/>
            <w:lang w:val="en-US"/>
            <w:rPrChange w:id="78" w:author="Paweł Woroniecki" w:date="2026-01-29T12:39:00Z" w16du:dateUtc="2026-01-29T11:39:00Z">
              <w:rPr>
                <w:rFonts w:ascii="Arial" w:hAnsi="Arial" w:cs="Arial"/>
                <w:b/>
                <w:bCs/>
                <w:color w:val="212529"/>
                <w:sz w:val="28"/>
                <w:szCs w:val="28"/>
                <w:lang w:val="pl-PL"/>
              </w:rPr>
            </w:rPrChange>
          </w:rPr>
          <w:br/>
          <w:t>Detaillierte Bestimmungen zur Verarbeitung personenbezogener Daten regelt ein separates Dokument, das auf e-orders.eu (unten auf der Seite) verfügbar ist.</w:t>
        </w:r>
      </w:ins>
    </w:p>
    <w:p w14:paraId="3CE41501" w14:textId="77777777" w:rsidR="001E76B3" w:rsidRPr="001E76B3" w:rsidRDefault="001E76B3" w:rsidP="001E76B3">
      <w:pPr>
        <w:rPr>
          <w:ins w:id="79" w:author="Paweł Woroniecki" w:date="2026-01-29T12:39:00Z"/>
          <w:rFonts w:ascii="Arial" w:hAnsi="Arial" w:cs="Arial"/>
          <w:color w:val="212529"/>
          <w:lang w:val="en-US"/>
          <w:rPrChange w:id="80" w:author="Paweł Woroniecki" w:date="2026-01-29T12:39:00Z" w16du:dateUtc="2026-01-29T11:39:00Z">
            <w:rPr>
              <w:ins w:id="81" w:author="Paweł Woroniecki" w:date="2026-01-29T12:39:00Z"/>
              <w:rFonts w:ascii="Arial" w:hAnsi="Arial" w:cs="Arial"/>
              <w:b/>
              <w:bCs/>
              <w:color w:val="212529"/>
              <w:sz w:val="28"/>
              <w:szCs w:val="28"/>
              <w:lang w:val="pl-PL"/>
            </w:rPr>
          </w:rPrChange>
        </w:rPr>
      </w:pPr>
      <w:ins w:id="82" w:author="Paweł Woroniecki" w:date="2026-01-29T12:39:00Z">
        <w:r w:rsidRPr="001E76B3">
          <w:rPr>
            <w:rFonts w:ascii="Arial" w:hAnsi="Arial" w:cs="Arial"/>
            <w:color w:val="212529"/>
            <w:lang w:val="en-US"/>
            <w:rPrChange w:id="83" w:author="Paweł Woroniecki" w:date="2026-01-29T12:39:00Z" w16du:dateUtc="2026-01-29T11:39:00Z">
              <w:rPr>
                <w:rFonts w:ascii="Arial" w:hAnsi="Arial" w:cs="Arial"/>
                <w:b/>
                <w:bCs/>
                <w:color w:val="212529"/>
                <w:sz w:val="28"/>
                <w:szCs w:val="28"/>
                <w:lang w:val="pl-PL"/>
              </w:rPr>
            </w:rPrChange>
          </w:rPr>
          <w:t>§5 Kündigung des Vertrags über elektronische Dienstleistungen</w:t>
        </w:r>
        <w:r w:rsidRPr="001E76B3">
          <w:rPr>
            <w:rFonts w:ascii="Arial" w:hAnsi="Arial" w:cs="Arial"/>
            <w:color w:val="212529"/>
            <w:lang w:val="en-US"/>
            <w:rPrChange w:id="84" w:author="Paweł Woroniecki" w:date="2026-01-29T12:39:00Z" w16du:dateUtc="2026-01-29T11:39:00Z">
              <w:rPr>
                <w:rFonts w:ascii="Arial" w:hAnsi="Arial" w:cs="Arial"/>
                <w:b/>
                <w:bCs/>
                <w:color w:val="212529"/>
                <w:sz w:val="28"/>
                <w:szCs w:val="28"/>
                <w:lang w:val="pl-PL"/>
              </w:rPr>
            </w:rPrChange>
          </w:rPr>
          <w:br/>
          <w:t>Der Kunde kann den Vertrag über die Führung des Kundenkontos jederzeit ohne Angabe von Gründen kündigen, indem er eine entsprechende elektronische Erklärung an die Adresse des Administrators sendet: </w:t>
        </w:r>
        <w:r w:rsidRPr="001E76B3">
          <w:rPr>
            <w:rFonts w:ascii="Arial" w:hAnsi="Arial" w:cs="Arial"/>
            <w:color w:val="212529"/>
            <w:lang w:val="pl-PL"/>
            <w:rPrChange w:id="85" w:author="Paweł Woroniecki" w:date="2026-01-29T12:39:00Z" w16du:dateUtc="2026-01-29T11:39:00Z">
              <w:rPr>
                <w:rFonts w:ascii="Arial" w:hAnsi="Arial" w:cs="Arial"/>
                <w:b/>
                <w:bCs/>
                <w:color w:val="212529"/>
                <w:sz w:val="28"/>
                <w:szCs w:val="28"/>
                <w:lang w:val="pl-PL"/>
              </w:rPr>
            </w:rPrChange>
          </w:rPr>
          <w:fldChar w:fldCharType="begin"/>
        </w:r>
        <w:r w:rsidRPr="001E76B3">
          <w:rPr>
            <w:rFonts w:ascii="Arial" w:hAnsi="Arial" w:cs="Arial"/>
            <w:color w:val="212529"/>
            <w:lang w:val="en-US"/>
            <w:rPrChange w:id="86" w:author="Paweł Woroniecki" w:date="2026-01-29T12:39:00Z" w16du:dateUtc="2026-01-29T11:39:00Z">
              <w:rPr>
                <w:rFonts w:ascii="Arial" w:hAnsi="Arial" w:cs="Arial"/>
                <w:b/>
                <w:bCs/>
                <w:color w:val="212529"/>
                <w:sz w:val="28"/>
                <w:szCs w:val="28"/>
                <w:lang w:val="pl-PL"/>
              </w:rPr>
            </w:rPrChange>
          </w:rPr>
          <w:instrText>HYPERLINK "mailto:info@luxan.pl" \t "_blank"</w:instrText>
        </w:r>
        <w:r w:rsidRPr="001E76B3">
          <w:rPr>
            <w:rFonts w:ascii="Arial" w:hAnsi="Arial" w:cs="Arial"/>
            <w:color w:val="212529"/>
            <w:lang w:val="pl-PL"/>
            <w:rPrChange w:id="87" w:author="Paweł Woroniecki" w:date="2026-01-29T12:39:00Z" w16du:dateUtc="2026-01-29T11:39:00Z">
              <w:rPr>
                <w:rFonts w:ascii="Arial" w:hAnsi="Arial" w:cs="Arial"/>
                <w:b/>
                <w:bCs/>
                <w:color w:val="212529"/>
                <w:sz w:val="28"/>
                <w:szCs w:val="28"/>
                <w:lang w:val="pl-PL"/>
              </w:rPr>
            </w:rPrChange>
          </w:rPr>
        </w:r>
        <w:r w:rsidRPr="001E76B3">
          <w:rPr>
            <w:rFonts w:ascii="Arial" w:hAnsi="Arial" w:cs="Arial"/>
            <w:color w:val="212529"/>
            <w:lang w:val="pl-PL"/>
            <w:rPrChange w:id="88" w:author="Paweł Woroniecki" w:date="2026-01-29T12:39:00Z" w16du:dateUtc="2026-01-29T11:39:00Z">
              <w:rPr>
                <w:rFonts w:ascii="Arial" w:hAnsi="Arial" w:cs="Arial"/>
                <w:b/>
                <w:bCs/>
                <w:color w:val="212529"/>
                <w:sz w:val="28"/>
                <w:szCs w:val="28"/>
                <w:lang w:val="pl-PL"/>
              </w:rPr>
            </w:rPrChange>
          </w:rPr>
          <w:fldChar w:fldCharType="separate"/>
        </w:r>
        <w:r w:rsidRPr="001E76B3">
          <w:rPr>
            <w:rStyle w:val="Hipercze"/>
            <w:rFonts w:ascii="Arial" w:hAnsi="Arial" w:cs="Arial"/>
            <w:lang w:val="en-US"/>
            <w:rPrChange w:id="89" w:author="Paweł Woroniecki" w:date="2026-01-29T12:39:00Z" w16du:dateUtc="2026-01-29T11:39:00Z">
              <w:rPr>
                <w:rStyle w:val="Hipercze"/>
                <w:rFonts w:ascii="Arial" w:hAnsi="Arial" w:cs="Arial"/>
                <w:b/>
                <w:bCs/>
                <w:sz w:val="28"/>
                <w:szCs w:val="28"/>
                <w:lang w:val="pl-PL"/>
              </w:rPr>
            </w:rPrChange>
          </w:rPr>
          <w:t>info@luxan.pl</w:t>
        </w:r>
      </w:ins>
      <w:ins w:id="90" w:author="Paweł Woroniecki" w:date="2026-01-29T12:39:00Z" w16du:dateUtc="2026-01-29T11:39:00Z">
        <w:r w:rsidRPr="001E76B3">
          <w:rPr>
            <w:rFonts w:ascii="Arial" w:hAnsi="Arial" w:cs="Arial"/>
            <w:color w:val="212529"/>
            <w:rPrChange w:id="91" w:author="Paweł Woroniecki" w:date="2026-01-29T12:39:00Z" w16du:dateUtc="2026-01-29T11:39:00Z">
              <w:rPr>
                <w:rFonts w:ascii="Arial" w:hAnsi="Arial" w:cs="Arial"/>
                <w:b/>
                <w:bCs/>
                <w:color w:val="212529"/>
                <w:sz w:val="28"/>
                <w:szCs w:val="28"/>
              </w:rPr>
            </w:rPrChange>
          </w:rPr>
          <w:fldChar w:fldCharType="end"/>
        </w:r>
      </w:ins>
      <w:ins w:id="92" w:author="Paweł Woroniecki" w:date="2026-01-29T12:39:00Z">
        <w:r w:rsidRPr="001E76B3">
          <w:rPr>
            <w:rFonts w:ascii="Arial" w:hAnsi="Arial" w:cs="Arial"/>
            <w:color w:val="212529"/>
            <w:lang w:val="en-US"/>
            <w:rPrChange w:id="93" w:author="Paweł Woroniecki" w:date="2026-01-29T12:39:00Z" w16du:dateUtc="2026-01-29T11:39:00Z">
              <w:rPr>
                <w:rFonts w:ascii="Arial" w:hAnsi="Arial" w:cs="Arial"/>
                <w:b/>
                <w:bCs/>
                <w:color w:val="212529"/>
                <w:sz w:val="28"/>
                <w:szCs w:val="28"/>
                <w:lang w:val="pl-PL"/>
              </w:rPr>
            </w:rPrChange>
          </w:rPr>
          <w:t>. Das Konto wird deaktiviert, und die Daten werden gemäß der Datenschutzrichtlinie gespeichert.</w:t>
        </w:r>
        <w:r w:rsidRPr="001E76B3">
          <w:rPr>
            <w:rFonts w:ascii="Arial" w:hAnsi="Arial" w:cs="Arial"/>
            <w:color w:val="212529"/>
            <w:lang w:val="en-US"/>
            <w:rPrChange w:id="94" w:author="Paweł Woroniecki" w:date="2026-01-29T12:39:00Z" w16du:dateUtc="2026-01-29T11:39:00Z">
              <w:rPr>
                <w:rFonts w:ascii="Arial" w:hAnsi="Arial" w:cs="Arial"/>
                <w:b/>
                <w:bCs/>
                <w:color w:val="212529"/>
                <w:sz w:val="28"/>
                <w:szCs w:val="28"/>
                <w:lang w:val="pl-PL"/>
              </w:rPr>
            </w:rPrChange>
          </w:rPr>
          <w:br/>
        </w:r>
        <w:r w:rsidRPr="001E76B3">
          <w:rPr>
            <w:rFonts w:ascii="Arial" w:hAnsi="Arial" w:cs="Arial"/>
            <w:color w:val="212529"/>
            <w:lang w:val="en-US"/>
            <w:rPrChange w:id="95" w:author="Paweł Woroniecki" w:date="2026-01-29T12:39:00Z" w16du:dateUtc="2026-01-29T11:39:00Z">
              <w:rPr>
                <w:rFonts w:ascii="Arial" w:hAnsi="Arial" w:cs="Arial"/>
                <w:b/>
                <w:bCs/>
                <w:color w:val="212529"/>
                <w:sz w:val="28"/>
                <w:szCs w:val="28"/>
                <w:lang w:val="pl-PL"/>
              </w:rPr>
            </w:rPrChange>
          </w:rPr>
          <w:lastRenderedPageBreak/>
          <w:t>Der Administrator kann den Vertrag kündigen, wenn der Kunde die in den Nutzungsbedingungen angegebenen Nutzungsregeln des B2B-Systems verletzt. Die Erklärung hierzu wird an die E-Mail-Adresse des Kunden gesendet.</w:t>
        </w:r>
        <w:r w:rsidRPr="001E76B3">
          <w:rPr>
            <w:rFonts w:ascii="Arial" w:hAnsi="Arial" w:cs="Arial"/>
            <w:color w:val="212529"/>
            <w:lang w:val="en-US"/>
            <w:rPrChange w:id="96" w:author="Paweł Woroniecki" w:date="2026-01-29T12:39:00Z" w16du:dateUtc="2026-01-29T11:39:00Z">
              <w:rPr>
                <w:rFonts w:ascii="Arial" w:hAnsi="Arial" w:cs="Arial"/>
                <w:b/>
                <w:bCs/>
                <w:color w:val="212529"/>
                <w:sz w:val="28"/>
                <w:szCs w:val="28"/>
                <w:lang w:val="pl-PL"/>
              </w:rPr>
            </w:rPrChange>
          </w:rPr>
          <w:br/>
          <w:t>Die Kündigung des Vertrags über die Führung des Kundenkontos beeinflusst nicht die Gültigkeit und Wirksamkeit vor der Kündigung gestellter Aufträge.</w:t>
        </w:r>
      </w:ins>
    </w:p>
    <w:p w14:paraId="15068B67" w14:textId="77777777" w:rsidR="001E76B3" w:rsidRPr="001E76B3" w:rsidRDefault="001E76B3" w:rsidP="001E76B3">
      <w:pPr>
        <w:rPr>
          <w:ins w:id="97" w:author="Paweł Woroniecki" w:date="2026-01-29T12:39:00Z"/>
          <w:rFonts w:ascii="Arial" w:hAnsi="Arial" w:cs="Arial"/>
          <w:color w:val="212529"/>
          <w:lang w:val="en-US"/>
          <w:rPrChange w:id="98" w:author="Paweł Woroniecki" w:date="2026-01-29T12:39:00Z" w16du:dateUtc="2026-01-29T11:39:00Z">
            <w:rPr>
              <w:ins w:id="99" w:author="Paweł Woroniecki" w:date="2026-01-29T12:39:00Z"/>
              <w:rFonts w:ascii="Arial" w:hAnsi="Arial" w:cs="Arial"/>
              <w:b/>
              <w:bCs/>
              <w:color w:val="212529"/>
              <w:sz w:val="28"/>
              <w:szCs w:val="28"/>
              <w:lang w:val="pl-PL"/>
            </w:rPr>
          </w:rPrChange>
        </w:rPr>
      </w:pPr>
      <w:ins w:id="100" w:author="Paweł Woroniecki" w:date="2026-01-29T12:39:00Z">
        <w:r w:rsidRPr="001E76B3">
          <w:rPr>
            <w:rFonts w:ascii="Arial" w:hAnsi="Arial" w:cs="Arial"/>
            <w:color w:val="212529"/>
            <w:lang w:val="en-US"/>
            <w:rPrChange w:id="101" w:author="Paweł Woroniecki" w:date="2026-01-29T12:39:00Z" w16du:dateUtc="2026-01-29T11:39:00Z">
              <w:rPr>
                <w:rFonts w:ascii="Arial" w:hAnsi="Arial" w:cs="Arial"/>
                <w:b/>
                <w:bCs/>
                <w:color w:val="212529"/>
                <w:sz w:val="28"/>
                <w:szCs w:val="28"/>
                <w:lang w:val="pl-PL"/>
              </w:rPr>
            </w:rPrChange>
          </w:rPr>
          <w:t>§6 Schlussbestimmungen</w:t>
        </w:r>
        <w:r w:rsidRPr="001E76B3">
          <w:rPr>
            <w:rFonts w:ascii="Arial" w:hAnsi="Arial" w:cs="Arial"/>
            <w:color w:val="212529"/>
            <w:lang w:val="en-US"/>
            <w:rPrChange w:id="102" w:author="Paweł Woroniecki" w:date="2026-01-29T12:39:00Z" w16du:dateUtc="2026-01-29T11:39:00Z">
              <w:rPr>
                <w:rFonts w:ascii="Arial" w:hAnsi="Arial" w:cs="Arial"/>
                <w:b/>
                <w:bCs/>
                <w:color w:val="212529"/>
                <w:sz w:val="28"/>
                <w:szCs w:val="28"/>
                <w:lang w:val="pl-PL"/>
              </w:rPr>
            </w:rPrChange>
          </w:rPr>
          <w:br/>
          <w:t>Der Administrator haftet nicht für die Richtigkeit der vom Kunden im System eingegebenen Daten, weder hinsichtlich der Warenauswahl noch der Lieferdaten.</w:t>
        </w:r>
        <w:r w:rsidRPr="001E76B3">
          <w:rPr>
            <w:rFonts w:ascii="Arial" w:hAnsi="Arial" w:cs="Arial"/>
            <w:color w:val="212529"/>
            <w:lang w:val="en-US"/>
            <w:rPrChange w:id="103" w:author="Paweł Woroniecki" w:date="2026-01-29T12:39:00Z" w16du:dateUtc="2026-01-29T11:39:00Z">
              <w:rPr>
                <w:rFonts w:ascii="Arial" w:hAnsi="Arial" w:cs="Arial"/>
                <w:b/>
                <w:bCs/>
                <w:color w:val="212529"/>
                <w:sz w:val="28"/>
                <w:szCs w:val="28"/>
                <w:lang w:val="pl-PL"/>
              </w:rPr>
            </w:rPrChange>
          </w:rPr>
          <w:br/>
          <w:t>Der Administrator haftet nicht für etwaige Unterbrechungen im Betrieb des B2B-Systems, unabhängig von deren Ursache.</w:t>
        </w:r>
        <w:r w:rsidRPr="001E76B3">
          <w:rPr>
            <w:rFonts w:ascii="Arial" w:hAnsi="Arial" w:cs="Arial"/>
            <w:color w:val="212529"/>
            <w:lang w:val="en-US"/>
            <w:rPrChange w:id="104" w:author="Paweł Woroniecki" w:date="2026-01-29T12:39:00Z" w16du:dateUtc="2026-01-29T11:39:00Z">
              <w:rPr>
                <w:rFonts w:ascii="Arial" w:hAnsi="Arial" w:cs="Arial"/>
                <w:b/>
                <w:bCs/>
                <w:color w:val="212529"/>
                <w:sz w:val="28"/>
                <w:szCs w:val="28"/>
                <w:lang w:val="pl-PL"/>
              </w:rPr>
            </w:rPrChange>
          </w:rPr>
          <w:br/>
          <w:t>Für Streitigkeiten aus diesen Nutzungsbedingungen gilt deutsches Recht. Streitigkeiten entscheidet das für den Sitz des Administrators in Deutschland zuständige Gericht – d.h. das örtlich zuständige Gericht in Berlin.</w:t>
        </w:r>
        <w:r w:rsidRPr="001E76B3">
          <w:rPr>
            <w:rFonts w:ascii="Arial" w:hAnsi="Arial" w:cs="Arial"/>
            <w:color w:val="212529"/>
            <w:lang w:val="en-US"/>
            <w:rPrChange w:id="105" w:author="Paweł Woroniecki" w:date="2026-01-29T12:39:00Z" w16du:dateUtc="2026-01-29T11:39:00Z">
              <w:rPr>
                <w:rFonts w:ascii="Arial" w:hAnsi="Arial" w:cs="Arial"/>
                <w:b/>
                <w:bCs/>
                <w:color w:val="212529"/>
                <w:sz w:val="28"/>
                <w:szCs w:val="28"/>
                <w:lang w:val="pl-PL"/>
              </w:rPr>
            </w:rPrChange>
          </w:rPr>
          <w:br/>
          <w:t>Der Administrator behält sich das Recht vor, die Nutzungsbedingungen zu ändern. Bei Nichtannahme des Inhalts durch den Kunden soll er den Administrator unverzüglich informieren, was zur Kündigung des Vertrags über elektronische Dienstleistungen gemäß §5 Abs. 1 der Nutzungsbedingungen führt.</w:t>
        </w:r>
      </w:ins>
    </w:p>
    <w:p w14:paraId="716AE327" w14:textId="19B44FFD" w:rsidR="006116D7" w:rsidRPr="001E76B3" w:rsidDel="001E76B3" w:rsidRDefault="006116D7" w:rsidP="0076402F">
      <w:pPr>
        <w:pStyle w:val="NormalnyWeb"/>
        <w:shd w:val="clear" w:color="auto" w:fill="FFFFFF"/>
        <w:spacing w:before="0" w:beforeAutospacing="0" w:after="0" w:afterAutospacing="0"/>
        <w:jc w:val="center"/>
        <w:rPr>
          <w:del w:id="106" w:author="Paweł Woroniecki" w:date="2026-01-29T12:39:00Z" w16du:dateUtc="2026-01-29T11:39:00Z"/>
          <w:rFonts w:ascii="Arial" w:hAnsi="Arial" w:cs="Arial"/>
          <w:color w:val="212529"/>
          <w:sz w:val="22"/>
          <w:szCs w:val="22"/>
          <w:rPrChange w:id="107" w:author="Paweł Woroniecki" w:date="2026-01-29T12:39:00Z" w16du:dateUtc="2026-01-29T11:39:00Z">
            <w:rPr>
              <w:del w:id="108" w:author="Paweł Woroniecki" w:date="2026-01-29T12:39:00Z" w16du:dateUtc="2026-01-29T11:39:00Z"/>
              <w:rFonts w:ascii="Arial" w:hAnsi="Arial" w:cs="Arial"/>
              <w:b/>
              <w:bCs/>
              <w:color w:val="212529"/>
              <w:sz w:val="28"/>
              <w:szCs w:val="28"/>
            </w:rPr>
          </w:rPrChange>
        </w:rPr>
      </w:pPr>
      <w:del w:id="109" w:author="Paweł Woroniecki" w:date="2026-01-29T12:39:00Z" w16du:dateUtc="2026-01-29T11:39:00Z">
        <w:r w:rsidRPr="001E76B3" w:rsidDel="001E76B3">
          <w:rPr>
            <w:rFonts w:ascii="Arial" w:hAnsi="Arial" w:cs="Arial"/>
            <w:color w:val="212529"/>
            <w:sz w:val="22"/>
            <w:szCs w:val="22"/>
            <w:rPrChange w:id="110" w:author="Paweł Woroniecki" w:date="2026-01-29T12:39:00Z" w16du:dateUtc="2026-01-29T11:39:00Z">
              <w:rPr>
                <w:rFonts w:ascii="Arial" w:hAnsi="Arial" w:cs="Arial"/>
                <w:b/>
                <w:bCs/>
                <w:color w:val="212529"/>
                <w:sz w:val="28"/>
                <w:szCs w:val="28"/>
              </w:rPr>
            </w:rPrChange>
          </w:rPr>
          <w:delText>B2B-Bestellsystem</w:delText>
        </w:r>
        <w:r w:rsidR="00152118" w:rsidRPr="001E76B3" w:rsidDel="001E76B3">
          <w:rPr>
            <w:rFonts w:ascii="Arial" w:hAnsi="Arial" w:cs="Arial"/>
            <w:color w:val="212529"/>
            <w:sz w:val="22"/>
            <w:szCs w:val="22"/>
            <w:rPrChange w:id="111" w:author="Paweł Woroniecki" w:date="2026-01-29T12:39:00Z" w16du:dateUtc="2026-01-29T11:39:00Z">
              <w:rPr>
                <w:rFonts w:ascii="Arial" w:hAnsi="Arial" w:cs="Arial"/>
                <w:b/>
                <w:bCs/>
                <w:color w:val="212529"/>
                <w:sz w:val="28"/>
                <w:szCs w:val="28"/>
              </w:rPr>
            </w:rPrChange>
          </w:rPr>
          <w:delText xml:space="preserve"> </w:delText>
        </w:r>
        <w:r w:rsidRPr="001E76B3" w:rsidDel="001E76B3">
          <w:rPr>
            <w:rFonts w:ascii="Arial" w:hAnsi="Arial" w:cs="Arial"/>
            <w:color w:val="212529"/>
            <w:sz w:val="22"/>
            <w:szCs w:val="22"/>
            <w:rPrChange w:id="112" w:author="Paweł Woroniecki" w:date="2026-01-29T12:39:00Z" w16du:dateUtc="2026-01-29T11:39:00Z">
              <w:rPr>
                <w:rFonts w:ascii="Arial" w:hAnsi="Arial" w:cs="Arial"/>
                <w:b/>
                <w:bCs/>
                <w:color w:val="212529"/>
                <w:sz w:val="28"/>
                <w:szCs w:val="28"/>
              </w:rPr>
            </w:rPrChange>
          </w:rPr>
          <w:delText>-</w:delText>
        </w:r>
        <w:r w:rsidR="00152118" w:rsidRPr="001E76B3" w:rsidDel="001E76B3">
          <w:rPr>
            <w:rFonts w:ascii="Arial" w:hAnsi="Arial" w:cs="Arial"/>
            <w:color w:val="212529"/>
            <w:sz w:val="22"/>
            <w:szCs w:val="22"/>
            <w:rPrChange w:id="113" w:author="Paweł Woroniecki" w:date="2026-01-29T12:39:00Z" w16du:dateUtc="2026-01-29T11:39:00Z">
              <w:rPr>
                <w:rFonts w:ascii="Arial" w:hAnsi="Arial" w:cs="Arial"/>
                <w:b/>
                <w:bCs/>
                <w:color w:val="212529"/>
                <w:sz w:val="28"/>
                <w:szCs w:val="28"/>
              </w:rPr>
            </w:rPrChange>
          </w:rPr>
          <w:delText xml:space="preserve"> </w:delText>
        </w:r>
        <w:r w:rsidR="0076402F" w:rsidRPr="001E76B3" w:rsidDel="001E76B3">
          <w:rPr>
            <w:rFonts w:ascii="Arial" w:hAnsi="Arial" w:cs="Arial"/>
            <w:color w:val="212529"/>
            <w:sz w:val="22"/>
            <w:szCs w:val="22"/>
            <w:rPrChange w:id="114" w:author="Paweł Woroniecki" w:date="2026-01-29T12:39:00Z" w16du:dateUtc="2026-01-29T11:39:00Z">
              <w:rPr>
                <w:rFonts w:ascii="Arial" w:hAnsi="Arial" w:cs="Arial"/>
                <w:b/>
                <w:bCs/>
                <w:color w:val="212529"/>
                <w:sz w:val="28"/>
                <w:szCs w:val="28"/>
              </w:rPr>
            </w:rPrChange>
          </w:rPr>
          <w:delText>Nutzungsbedingungen</w:delText>
        </w:r>
      </w:del>
    </w:p>
    <w:p w14:paraId="0B5D649F" w14:textId="356D6584" w:rsidR="00C02063" w:rsidRPr="001E76B3" w:rsidDel="001E76B3" w:rsidRDefault="00C02063" w:rsidP="006116D7">
      <w:pPr>
        <w:pStyle w:val="NormalnyWeb"/>
        <w:shd w:val="clear" w:color="auto" w:fill="FFFFFF"/>
        <w:spacing w:before="0" w:beforeAutospacing="0" w:after="0" w:afterAutospacing="0"/>
        <w:rPr>
          <w:del w:id="115" w:author="Paweł Woroniecki" w:date="2026-01-29T12:39:00Z" w16du:dateUtc="2026-01-29T11:39:00Z"/>
          <w:rFonts w:ascii="Arial" w:hAnsi="Arial" w:cs="Arial"/>
          <w:color w:val="212529"/>
          <w:sz w:val="22"/>
          <w:szCs w:val="22"/>
        </w:rPr>
      </w:pPr>
    </w:p>
    <w:p w14:paraId="2C9951B2" w14:textId="0CF80295" w:rsidR="006116D7" w:rsidRPr="001E76B3" w:rsidDel="001E76B3" w:rsidRDefault="006116D7" w:rsidP="00E00A33">
      <w:pPr>
        <w:pStyle w:val="NormalnyWeb"/>
        <w:shd w:val="clear" w:color="auto" w:fill="FFFFFF"/>
        <w:spacing w:before="0" w:beforeAutospacing="0" w:after="0" w:afterAutospacing="0"/>
        <w:jc w:val="center"/>
        <w:rPr>
          <w:del w:id="116" w:author="Paweł Woroniecki" w:date="2026-01-29T12:39:00Z" w16du:dateUtc="2026-01-29T11:39:00Z"/>
          <w:rFonts w:ascii="Arial" w:hAnsi="Arial" w:cs="Arial"/>
          <w:i/>
          <w:iCs/>
          <w:color w:val="212529"/>
          <w:sz w:val="22"/>
          <w:szCs w:val="22"/>
        </w:rPr>
      </w:pPr>
      <w:del w:id="117" w:author="Paweł Woroniecki" w:date="2026-01-29T12:39:00Z" w16du:dateUtc="2026-01-29T11:39:00Z">
        <w:r w:rsidRPr="001E76B3" w:rsidDel="001E76B3">
          <w:rPr>
            <w:rFonts w:ascii="Arial" w:hAnsi="Arial" w:cs="Arial"/>
            <w:i/>
            <w:iCs/>
            <w:color w:val="212529"/>
            <w:sz w:val="22"/>
            <w:szCs w:val="22"/>
          </w:rPr>
          <w:delText>§</w:delText>
        </w:r>
        <w:r w:rsidR="00A52914" w:rsidRPr="001E76B3" w:rsidDel="001E76B3">
          <w:rPr>
            <w:rFonts w:ascii="Arial" w:hAnsi="Arial" w:cs="Arial"/>
            <w:i/>
            <w:iCs/>
            <w:color w:val="212529"/>
            <w:sz w:val="22"/>
            <w:szCs w:val="22"/>
          </w:rPr>
          <w:delText xml:space="preserve"> </w:delText>
        </w:r>
        <w:r w:rsidRPr="001E76B3" w:rsidDel="001E76B3">
          <w:rPr>
            <w:rFonts w:ascii="Arial" w:hAnsi="Arial" w:cs="Arial"/>
            <w:i/>
            <w:iCs/>
            <w:color w:val="212529"/>
            <w:sz w:val="22"/>
            <w:szCs w:val="22"/>
          </w:rPr>
          <w:delText>1. Definitionen</w:delText>
        </w:r>
      </w:del>
    </w:p>
    <w:p w14:paraId="0CAD1B03" w14:textId="2187C847" w:rsidR="00081DEE" w:rsidRPr="001E76B3" w:rsidDel="001E76B3" w:rsidRDefault="00081DEE" w:rsidP="006116D7">
      <w:pPr>
        <w:pStyle w:val="NormalnyWeb"/>
        <w:shd w:val="clear" w:color="auto" w:fill="FFFFFF"/>
        <w:spacing w:before="0" w:beforeAutospacing="0" w:after="0" w:afterAutospacing="0"/>
        <w:rPr>
          <w:del w:id="118" w:author="Paweł Woroniecki" w:date="2026-01-29T12:39:00Z" w16du:dateUtc="2026-01-29T11:39:00Z"/>
          <w:rFonts w:ascii="Arial" w:hAnsi="Arial" w:cs="Arial"/>
          <w:color w:val="212529"/>
          <w:sz w:val="22"/>
          <w:szCs w:val="22"/>
        </w:rPr>
      </w:pPr>
    </w:p>
    <w:p w14:paraId="10DFDD54" w14:textId="450990E3" w:rsidR="006116D7" w:rsidRPr="001E76B3" w:rsidDel="001E76B3" w:rsidRDefault="006116D7" w:rsidP="006116D7">
      <w:pPr>
        <w:pStyle w:val="NormalnyWeb"/>
        <w:shd w:val="clear" w:color="auto" w:fill="FFFFFF"/>
        <w:spacing w:before="0" w:beforeAutospacing="0" w:after="0" w:afterAutospacing="0"/>
        <w:rPr>
          <w:del w:id="119" w:author="Paweł Woroniecki" w:date="2026-01-29T12:39:00Z" w16du:dateUtc="2026-01-29T11:39:00Z"/>
          <w:rFonts w:ascii="Arial" w:hAnsi="Arial" w:cs="Arial"/>
          <w:color w:val="212529"/>
          <w:sz w:val="22"/>
          <w:szCs w:val="22"/>
        </w:rPr>
      </w:pPr>
      <w:del w:id="120" w:author="Paweł Woroniecki" w:date="2026-01-29T12:39:00Z" w16du:dateUtc="2026-01-29T11:39:00Z">
        <w:r w:rsidRPr="001E76B3" w:rsidDel="001E76B3">
          <w:rPr>
            <w:rFonts w:ascii="Arial" w:hAnsi="Arial" w:cs="Arial"/>
            <w:color w:val="212529"/>
            <w:sz w:val="22"/>
            <w:szCs w:val="22"/>
          </w:rPr>
          <w:delText>In diesen Vorschriften haben die folgenden</w:delText>
        </w:r>
        <w:r w:rsidR="009F2CE6" w:rsidRPr="001E76B3" w:rsidDel="001E76B3">
          <w:rPr>
            <w:rFonts w:ascii="Arial" w:hAnsi="Arial" w:cs="Arial"/>
            <w:color w:val="212529"/>
            <w:sz w:val="22"/>
            <w:szCs w:val="22"/>
          </w:rPr>
          <w:delText xml:space="preserve"> Begriffe</w:delText>
        </w:r>
        <w:r w:rsidR="00694ADA" w:rsidRPr="001E76B3" w:rsidDel="001E76B3">
          <w:rPr>
            <w:rFonts w:ascii="Arial" w:hAnsi="Arial" w:cs="Arial"/>
            <w:color w:val="212529"/>
            <w:sz w:val="22"/>
            <w:szCs w:val="22"/>
          </w:rPr>
          <w:delText xml:space="preserve"> </w:delText>
        </w:r>
        <w:r w:rsidRPr="001E76B3" w:rsidDel="001E76B3">
          <w:rPr>
            <w:rFonts w:ascii="Arial" w:hAnsi="Arial" w:cs="Arial"/>
            <w:color w:val="212529"/>
            <w:sz w:val="22"/>
            <w:szCs w:val="22"/>
          </w:rPr>
          <w:delText xml:space="preserve">die </w:delText>
        </w:r>
        <w:r w:rsidR="00694ADA" w:rsidRPr="001E76B3" w:rsidDel="001E76B3">
          <w:rPr>
            <w:rFonts w:ascii="Arial" w:hAnsi="Arial" w:cs="Arial"/>
            <w:color w:val="212529"/>
            <w:sz w:val="22"/>
            <w:szCs w:val="22"/>
          </w:rPr>
          <w:delText xml:space="preserve">nachstehenden </w:delText>
        </w:r>
        <w:r w:rsidRPr="001E76B3" w:rsidDel="001E76B3">
          <w:rPr>
            <w:rFonts w:ascii="Arial" w:hAnsi="Arial" w:cs="Arial"/>
            <w:color w:val="212529"/>
            <w:sz w:val="22"/>
            <w:szCs w:val="22"/>
          </w:rPr>
          <w:delText>Bedeutungen:</w:delText>
        </w:r>
      </w:del>
    </w:p>
    <w:p w14:paraId="60C2CB5A" w14:textId="1B08229E" w:rsidR="00C02063" w:rsidRPr="001E76B3" w:rsidDel="001E76B3" w:rsidRDefault="00C02063" w:rsidP="006116D7">
      <w:pPr>
        <w:pStyle w:val="NormalnyWeb"/>
        <w:shd w:val="clear" w:color="auto" w:fill="FFFFFF"/>
        <w:spacing w:before="0" w:beforeAutospacing="0" w:after="0" w:afterAutospacing="0"/>
        <w:rPr>
          <w:del w:id="121" w:author="Paweł Woroniecki" w:date="2026-01-29T12:39:00Z" w16du:dateUtc="2026-01-29T11:39:00Z"/>
          <w:rFonts w:ascii="Arial" w:hAnsi="Arial" w:cs="Arial"/>
          <w:color w:val="212529"/>
          <w:sz w:val="22"/>
          <w:szCs w:val="22"/>
        </w:rPr>
      </w:pPr>
    </w:p>
    <w:p w14:paraId="773A93D0" w14:textId="07C3AB05" w:rsidR="006116D7" w:rsidRPr="001E76B3" w:rsidDel="001E76B3" w:rsidRDefault="00D11233" w:rsidP="00D11233">
      <w:pPr>
        <w:pStyle w:val="Nagwek3"/>
        <w:shd w:val="clear" w:color="auto" w:fill="FFFFFF"/>
        <w:spacing w:before="0" w:after="0" w:line="240" w:lineRule="auto"/>
        <w:rPr>
          <w:del w:id="122" w:author="Paweł Woroniecki" w:date="2026-01-29T12:39:00Z" w16du:dateUtc="2026-01-29T11:39:00Z"/>
          <w:rFonts w:ascii="Arial" w:hAnsi="Arial" w:cs="Arial"/>
          <w:color w:val="212529"/>
          <w:sz w:val="22"/>
          <w:szCs w:val="22"/>
          <w:rPrChange w:id="123" w:author="Paweł Woroniecki" w:date="2026-01-29T12:39:00Z" w16du:dateUtc="2026-01-29T11:39:00Z">
            <w:rPr>
              <w:del w:id="124" w:author="Paweł Woroniecki" w:date="2026-01-29T12:39:00Z" w16du:dateUtc="2026-01-29T11:39:00Z"/>
              <w:rFonts w:ascii="Arial" w:hAnsi="Arial" w:cs="Arial"/>
              <w:color w:val="212529"/>
              <w:sz w:val="24"/>
              <w:szCs w:val="24"/>
            </w:rPr>
          </w:rPrChange>
        </w:rPr>
      </w:pPr>
      <w:del w:id="125" w:author="Paweł Woroniecki" w:date="2026-01-29T12:39:00Z" w16du:dateUtc="2026-01-29T11:39:00Z">
        <w:r w:rsidRPr="001E76B3" w:rsidDel="001E76B3">
          <w:rPr>
            <w:rFonts w:ascii="Arial" w:hAnsi="Arial" w:cs="Arial"/>
            <w:color w:val="212529"/>
            <w:sz w:val="22"/>
            <w:szCs w:val="22"/>
            <w:rPrChange w:id="126" w:author="Paweł Woroniecki" w:date="2026-01-29T12:39:00Z" w16du:dateUtc="2026-01-29T11:39:00Z">
              <w:rPr>
                <w:rFonts w:ascii="Arial" w:hAnsi="Arial" w:cs="Arial"/>
                <w:color w:val="212529"/>
                <w:sz w:val="24"/>
                <w:szCs w:val="24"/>
              </w:rPr>
            </w:rPrChange>
          </w:rPr>
          <w:delText>1. A</w:delText>
        </w:r>
        <w:r w:rsidR="006116D7" w:rsidRPr="001E76B3" w:rsidDel="001E76B3">
          <w:rPr>
            <w:rFonts w:ascii="Arial" w:hAnsi="Arial" w:cs="Arial"/>
            <w:color w:val="212529"/>
            <w:sz w:val="22"/>
            <w:szCs w:val="22"/>
            <w:rPrChange w:id="127" w:author="Paweł Woroniecki" w:date="2026-01-29T12:39:00Z" w16du:dateUtc="2026-01-29T11:39:00Z">
              <w:rPr>
                <w:rFonts w:ascii="Arial" w:hAnsi="Arial" w:cs="Arial"/>
                <w:color w:val="212529"/>
                <w:sz w:val="24"/>
                <w:szCs w:val="24"/>
              </w:rPr>
            </w:rPrChange>
          </w:rPr>
          <w:delText>dministrator –</w:delText>
        </w:r>
        <w:r w:rsidR="001103E8" w:rsidRPr="001E76B3" w:rsidDel="001E76B3">
          <w:rPr>
            <w:rFonts w:ascii="Arial" w:eastAsia="Times New Roman" w:hAnsi="Arial" w:cs="Arial"/>
            <w:color w:val="343434"/>
            <w:kern w:val="0"/>
            <w:sz w:val="22"/>
            <w:szCs w:val="22"/>
            <w:lang w:eastAsia="de-DE"/>
            <w14:ligatures w14:val="none"/>
            <w:rPrChange w:id="128" w:author="Paweł Woroniecki" w:date="2026-01-29T12:39:00Z" w16du:dateUtc="2026-01-29T11:39:00Z">
              <w:rPr>
                <w:rFonts w:ascii="Arial" w:eastAsia="Times New Roman" w:hAnsi="Arial" w:cs="Arial"/>
                <w:color w:val="343434"/>
                <w:kern w:val="0"/>
                <w:sz w:val="24"/>
                <w:szCs w:val="24"/>
                <w:lang w:eastAsia="de-DE"/>
                <w14:ligatures w14:val="none"/>
              </w:rPr>
            </w:rPrChange>
          </w:rPr>
          <w:delText xml:space="preserve"> Luxan Krawczyk Sonnenschutzsysteme GmbH mit Sitz </w:delText>
        </w:r>
        <w:r w:rsidR="0068405E" w:rsidRPr="001E76B3" w:rsidDel="001E76B3">
          <w:rPr>
            <w:rFonts w:ascii="Arial" w:eastAsia="Times New Roman" w:hAnsi="Arial" w:cs="Arial"/>
            <w:color w:val="343434"/>
            <w:kern w:val="0"/>
            <w:sz w:val="22"/>
            <w:szCs w:val="22"/>
            <w:lang w:eastAsia="de-DE"/>
            <w14:ligatures w14:val="none"/>
            <w:rPrChange w:id="129" w:author="Paweł Woroniecki" w:date="2026-01-29T12:39:00Z" w16du:dateUtc="2026-01-29T11:39:00Z">
              <w:rPr>
                <w:rFonts w:ascii="Arial" w:eastAsia="Times New Roman" w:hAnsi="Arial" w:cs="Arial"/>
                <w:color w:val="343434"/>
                <w:kern w:val="0"/>
                <w:sz w:val="24"/>
                <w:szCs w:val="24"/>
                <w:lang w:eastAsia="de-DE"/>
                <w14:ligatures w14:val="none"/>
              </w:rPr>
            </w:rPrChange>
          </w:rPr>
          <w:delText>in</w:delText>
        </w:r>
        <w:r w:rsidRPr="001E76B3" w:rsidDel="001E76B3">
          <w:rPr>
            <w:rFonts w:ascii="Arial" w:eastAsia="Times New Roman" w:hAnsi="Arial" w:cs="Arial"/>
            <w:color w:val="343434"/>
            <w:kern w:val="0"/>
            <w:sz w:val="22"/>
            <w:szCs w:val="22"/>
            <w:lang w:eastAsia="de-DE"/>
            <w14:ligatures w14:val="none"/>
            <w:rPrChange w:id="130" w:author="Paweł Woroniecki" w:date="2026-01-29T12:39:00Z" w16du:dateUtc="2026-01-29T11:39:00Z">
              <w:rPr>
                <w:rFonts w:ascii="Arial" w:eastAsia="Times New Roman" w:hAnsi="Arial" w:cs="Arial"/>
                <w:color w:val="343434"/>
                <w:kern w:val="0"/>
                <w:sz w:val="24"/>
                <w:szCs w:val="24"/>
                <w:lang w:eastAsia="de-DE"/>
                <w14:ligatures w14:val="none"/>
              </w:rPr>
            </w:rPrChange>
          </w:rPr>
          <w:delText xml:space="preserve"> </w:delText>
        </w:r>
        <w:r w:rsidR="0068405E" w:rsidRPr="001E76B3" w:rsidDel="001E76B3">
          <w:rPr>
            <w:rFonts w:ascii="Arial" w:eastAsia="Times New Roman" w:hAnsi="Arial" w:cs="Arial"/>
            <w:color w:val="343434"/>
            <w:kern w:val="0"/>
            <w:sz w:val="22"/>
            <w:szCs w:val="22"/>
            <w:lang w:eastAsia="de-DE"/>
            <w14:ligatures w14:val="none"/>
            <w:rPrChange w:id="131" w:author="Paweł Woroniecki" w:date="2026-01-29T12:39:00Z" w16du:dateUtc="2026-01-29T11:39:00Z">
              <w:rPr>
                <w:rFonts w:ascii="Arial" w:eastAsia="Times New Roman" w:hAnsi="Arial" w:cs="Arial"/>
                <w:color w:val="343434"/>
                <w:kern w:val="0"/>
                <w:sz w:val="24"/>
                <w:szCs w:val="24"/>
                <w:lang w:eastAsia="de-DE"/>
                <w14:ligatures w14:val="none"/>
              </w:rPr>
            </w:rPrChange>
          </w:rPr>
          <w:delText>13156 Berlin, Kreuzgraben 4, Deutschland</w:delText>
        </w:r>
        <w:r w:rsidR="006116D7" w:rsidRPr="001E76B3" w:rsidDel="001E76B3">
          <w:rPr>
            <w:rFonts w:ascii="Arial" w:hAnsi="Arial" w:cs="Arial"/>
            <w:color w:val="212529"/>
            <w:sz w:val="22"/>
            <w:szCs w:val="22"/>
            <w:rPrChange w:id="132" w:author="Paweł Woroniecki" w:date="2026-01-29T12:39:00Z" w16du:dateUtc="2026-01-29T11:39:00Z">
              <w:rPr>
                <w:rFonts w:ascii="Arial" w:hAnsi="Arial" w:cs="Arial"/>
                <w:color w:val="212529"/>
                <w:sz w:val="24"/>
                <w:szCs w:val="24"/>
              </w:rPr>
            </w:rPrChange>
          </w:rPr>
          <w:delText xml:space="preserve"> – Verkäufer der Waren und Administrator des B2B-Systems.</w:delText>
        </w:r>
      </w:del>
    </w:p>
    <w:p w14:paraId="1F06E3BD" w14:textId="7884A6AB" w:rsidR="00C02063" w:rsidRPr="001E76B3" w:rsidDel="001E76B3" w:rsidRDefault="00C02063" w:rsidP="006116D7">
      <w:pPr>
        <w:pStyle w:val="NormalnyWeb"/>
        <w:shd w:val="clear" w:color="auto" w:fill="FFFFFF"/>
        <w:spacing w:before="0" w:beforeAutospacing="0" w:after="0" w:afterAutospacing="0"/>
        <w:rPr>
          <w:del w:id="133" w:author="Paweł Woroniecki" w:date="2026-01-29T12:39:00Z" w16du:dateUtc="2026-01-29T11:39:00Z"/>
          <w:rFonts w:ascii="Arial" w:hAnsi="Arial" w:cs="Arial"/>
          <w:color w:val="212529"/>
          <w:sz w:val="22"/>
          <w:szCs w:val="22"/>
        </w:rPr>
      </w:pPr>
    </w:p>
    <w:p w14:paraId="1D458A86" w14:textId="3FE71A52" w:rsidR="006116D7" w:rsidRPr="001E76B3" w:rsidDel="001E76B3" w:rsidRDefault="006116D7" w:rsidP="006116D7">
      <w:pPr>
        <w:pStyle w:val="NormalnyWeb"/>
        <w:shd w:val="clear" w:color="auto" w:fill="FFFFFF"/>
        <w:spacing w:before="0" w:beforeAutospacing="0" w:after="0" w:afterAutospacing="0"/>
        <w:rPr>
          <w:del w:id="134" w:author="Paweł Woroniecki" w:date="2026-01-29T12:39:00Z" w16du:dateUtc="2026-01-29T11:39:00Z"/>
          <w:rFonts w:ascii="Arial" w:hAnsi="Arial" w:cs="Arial"/>
          <w:color w:val="212529"/>
          <w:sz w:val="22"/>
          <w:szCs w:val="22"/>
        </w:rPr>
      </w:pPr>
      <w:del w:id="135" w:author="Paweł Woroniecki" w:date="2026-01-29T12:39:00Z" w16du:dateUtc="2026-01-29T11:39:00Z">
        <w:r w:rsidRPr="001E76B3" w:rsidDel="001E76B3">
          <w:rPr>
            <w:rFonts w:ascii="Arial" w:hAnsi="Arial" w:cs="Arial"/>
            <w:color w:val="212529"/>
            <w:sz w:val="22"/>
            <w:szCs w:val="22"/>
          </w:rPr>
          <w:delText xml:space="preserve">2. Zustellung – die tatsächliche Zustellung der in der Bestellung angegebenen Waren an den Kunden oder den endgültigen Empfänger durch den Administrator. Die Lieferung erfolgt durch den </w:delText>
        </w:r>
      </w:del>
      <w:ins w:id="136" w:author="Luxan Krawczyk" w:date="2026-01-02T14:15:00Z" w16du:dateUtc="2026-01-02T13:15:00Z">
        <w:del w:id="137" w:author="Paweł Woroniecki" w:date="2026-01-29T12:39:00Z" w16du:dateUtc="2026-01-29T11:39:00Z">
          <w:r w:rsidR="009F020A" w:rsidRPr="001E76B3" w:rsidDel="001E76B3">
            <w:rPr>
              <w:rFonts w:ascii="Arial" w:hAnsi="Arial" w:cs="Arial"/>
              <w:color w:val="212529"/>
              <w:sz w:val="22"/>
              <w:szCs w:val="22"/>
            </w:rPr>
            <w:delText>Transpo</w:delText>
          </w:r>
        </w:del>
      </w:ins>
      <w:ins w:id="138" w:author="Luxan Krawczyk" w:date="2026-01-02T14:16:00Z" w16du:dateUtc="2026-01-02T13:16:00Z">
        <w:del w:id="139" w:author="Paweł Woroniecki" w:date="2026-01-29T12:39:00Z" w16du:dateUtc="2026-01-29T11:39:00Z">
          <w:r w:rsidR="009F020A" w:rsidRPr="001E76B3" w:rsidDel="001E76B3">
            <w:rPr>
              <w:rFonts w:ascii="Arial" w:hAnsi="Arial" w:cs="Arial"/>
              <w:color w:val="212529"/>
              <w:sz w:val="22"/>
              <w:szCs w:val="22"/>
            </w:rPr>
            <w:delText>rtdienstleister</w:delText>
          </w:r>
        </w:del>
      </w:ins>
      <w:del w:id="140" w:author="Paweł Woroniecki" w:date="2026-01-29T12:39:00Z" w16du:dateUtc="2026-01-29T11:39:00Z">
        <w:r w:rsidRPr="001E76B3" w:rsidDel="001E76B3">
          <w:rPr>
            <w:rFonts w:ascii="Arial" w:hAnsi="Arial" w:cs="Arial"/>
            <w:color w:val="212529"/>
            <w:sz w:val="22"/>
            <w:szCs w:val="22"/>
          </w:rPr>
          <w:delText>Lieferanten.</w:delText>
        </w:r>
      </w:del>
    </w:p>
    <w:p w14:paraId="42C40780" w14:textId="1FE99375" w:rsidR="008E486D" w:rsidRPr="001E76B3" w:rsidDel="001E76B3" w:rsidRDefault="008E486D" w:rsidP="006116D7">
      <w:pPr>
        <w:pStyle w:val="NormalnyWeb"/>
        <w:shd w:val="clear" w:color="auto" w:fill="FFFFFF"/>
        <w:spacing w:before="0" w:beforeAutospacing="0" w:after="0" w:afterAutospacing="0"/>
        <w:rPr>
          <w:del w:id="141" w:author="Paweł Woroniecki" w:date="2026-01-29T12:39:00Z" w16du:dateUtc="2026-01-29T11:39:00Z"/>
          <w:rFonts w:ascii="Arial" w:hAnsi="Arial" w:cs="Arial"/>
          <w:color w:val="212529"/>
          <w:sz w:val="22"/>
          <w:szCs w:val="22"/>
        </w:rPr>
      </w:pPr>
    </w:p>
    <w:p w14:paraId="0FE0092E" w14:textId="535622EB" w:rsidR="006116D7" w:rsidRPr="001E76B3" w:rsidDel="001E76B3" w:rsidRDefault="006116D7" w:rsidP="006116D7">
      <w:pPr>
        <w:pStyle w:val="NormalnyWeb"/>
        <w:shd w:val="clear" w:color="auto" w:fill="FFFFFF"/>
        <w:spacing w:before="0" w:beforeAutospacing="0" w:after="0" w:afterAutospacing="0"/>
        <w:rPr>
          <w:del w:id="142" w:author="Paweł Woroniecki" w:date="2026-01-29T12:39:00Z" w16du:dateUtc="2026-01-29T11:39:00Z"/>
          <w:rFonts w:ascii="Arial" w:hAnsi="Arial" w:cs="Arial"/>
          <w:color w:val="212529"/>
          <w:sz w:val="22"/>
          <w:szCs w:val="22"/>
        </w:rPr>
      </w:pPr>
      <w:del w:id="143" w:author="Paweł Woroniecki" w:date="2026-01-29T12:39:00Z" w16du:dateUtc="2026-01-29T11:39:00Z">
        <w:r w:rsidRPr="001E76B3" w:rsidDel="001E76B3">
          <w:rPr>
            <w:rFonts w:ascii="Arial" w:hAnsi="Arial" w:cs="Arial"/>
            <w:color w:val="212529"/>
            <w:sz w:val="22"/>
            <w:szCs w:val="22"/>
          </w:rPr>
          <w:delText xml:space="preserve">3. </w:delText>
        </w:r>
      </w:del>
      <w:ins w:id="144" w:author="Luxan Krawczyk" w:date="2026-01-02T14:16:00Z" w16du:dateUtc="2026-01-02T13:16:00Z">
        <w:del w:id="145" w:author="Paweł Woroniecki" w:date="2026-01-29T12:39:00Z" w16du:dateUtc="2026-01-29T11:39:00Z">
          <w:r w:rsidR="009F020A" w:rsidRPr="001E76B3" w:rsidDel="001E76B3">
            <w:rPr>
              <w:rFonts w:ascii="Arial" w:hAnsi="Arial" w:cs="Arial"/>
              <w:color w:val="212529"/>
              <w:sz w:val="22"/>
              <w:szCs w:val="22"/>
            </w:rPr>
            <w:delText>Transportdienstleister</w:delText>
          </w:r>
        </w:del>
      </w:ins>
      <w:del w:id="146" w:author="Paweł Woroniecki" w:date="2026-01-29T12:39:00Z" w16du:dateUtc="2026-01-29T11:39:00Z">
        <w:r w:rsidRPr="001E76B3" w:rsidDel="001E76B3">
          <w:rPr>
            <w:rFonts w:ascii="Arial" w:hAnsi="Arial" w:cs="Arial"/>
            <w:color w:val="212529"/>
            <w:sz w:val="22"/>
            <w:szCs w:val="22"/>
          </w:rPr>
          <w:delText>Lieferant – jede vom Administrator beauftragte Einrichtung, Waren an den Kunden zu liefern – einschließlich Kurierfirmen und Postfachbetreiber (Paketschließfächer).</w:delText>
        </w:r>
      </w:del>
    </w:p>
    <w:p w14:paraId="14F0030E" w14:textId="2A86703B" w:rsidR="008E486D" w:rsidRPr="001E76B3" w:rsidDel="001E76B3" w:rsidRDefault="008E486D" w:rsidP="006116D7">
      <w:pPr>
        <w:pStyle w:val="NormalnyWeb"/>
        <w:shd w:val="clear" w:color="auto" w:fill="FFFFFF"/>
        <w:spacing w:before="0" w:beforeAutospacing="0" w:after="0" w:afterAutospacing="0"/>
        <w:rPr>
          <w:del w:id="147" w:author="Paweł Woroniecki" w:date="2026-01-29T12:39:00Z" w16du:dateUtc="2026-01-29T11:39:00Z"/>
          <w:rFonts w:ascii="Arial" w:hAnsi="Arial" w:cs="Arial"/>
          <w:color w:val="212529"/>
          <w:sz w:val="22"/>
          <w:szCs w:val="22"/>
        </w:rPr>
      </w:pPr>
    </w:p>
    <w:p w14:paraId="5B7613F2" w14:textId="1AF17CD3" w:rsidR="00C43DC7" w:rsidRPr="001E76B3" w:rsidDel="001E76B3" w:rsidRDefault="006116D7" w:rsidP="006116D7">
      <w:pPr>
        <w:pStyle w:val="NormalnyWeb"/>
        <w:shd w:val="clear" w:color="auto" w:fill="FFFFFF"/>
        <w:spacing w:before="0" w:beforeAutospacing="0" w:after="0" w:afterAutospacing="0"/>
        <w:rPr>
          <w:del w:id="148" w:author="Paweł Woroniecki" w:date="2026-01-29T12:39:00Z" w16du:dateUtc="2026-01-29T11:39:00Z"/>
          <w:rFonts w:ascii="Arial" w:hAnsi="Arial" w:cs="Arial"/>
          <w:color w:val="212529"/>
          <w:sz w:val="22"/>
          <w:szCs w:val="22"/>
        </w:rPr>
      </w:pPr>
      <w:del w:id="149" w:author="Paweł Woroniecki" w:date="2026-01-29T12:39:00Z" w16du:dateUtc="2026-01-29T11:39:00Z">
        <w:r w:rsidRPr="001E76B3" w:rsidDel="001E76B3">
          <w:rPr>
            <w:rFonts w:ascii="Arial" w:hAnsi="Arial" w:cs="Arial"/>
            <w:color w:val="212529"/>
            <w:sz w:val="22"/>
            <w:szCs w:val="22"/>
          </w:rPr>
          <w:delText xml:space="preserve">4. Kunde – eine </w:delText>
        </w:r>
      </w:del>
      <w:ins w:id="150" w:author="Luxan Krawczyk" w:date="2026-01-02T14:17:00Z" w16du:dateUtc="2026-01-02T13:17:00Z">
        <w:del w:id="151" w:author="Paweł Woroniecki" w:date="2026-01-29T12:39:00Z" w16du:dateUtc="2026-01-29T11:39:00Z">
          <w:r w:rsidR="009F020A" w:rsidRPr="001E76B3" w:rsidDel="001E76B3">
            <w:rPr>
              <w:rFonts w:ascii="Arial" w:hAnsi="Arial" w:cs="Arial"/>
              <w:color w:val="212529"/>
              <w:sz w:val="22"/>
              <w:szCs w:val="22"/>
            </w:rPr>
            <w:delText>Organisation</w:delText>
          </w:r>
        </w:del>
      </w:ins>
      <w:del w:id="152" w:author="Paweł Woroniecki" w:date="2026-01-29T12:39:00Z" w16du:dateUtc="2026-01-29T11:39:00Z">
        <w:r w:rsidRPr="001E76B3" w:rsidDel="001E76B3">
          <w:rPr>
            <w:rFonts w:ascii="Arial" w:hAnsi="Arial" w:cs="Arial"/>
            <w:color w:val="212529"/>
            <w:sz w:val="22"/>
            <w:szCs w:val="22"/>
          </w:rPr>
          <w:delText>Einrichtung, der vom Administrator die Möglichkeit erteilt wurde, Bestellungen für Waren aufzugeben, und für die der Administrator weitere elektronisch erbrachte Dienstleistungen erbringt. Nur ein Unternehme</w:delText>
        </w:r>
        <w:r w:rsidR="00C43DC7" w:rsidRPr="001E76B3" w:rsidDel="001E76B3">
          <w:rPr>
            <w:rFonts w:ascii="Arial" w:hAnsi="Arial" w:cs="Arial"/>
            <w:color w:val="212529"/>
            <w:sz w:val="22"/>
            <w:szCs w:val="22"/>
          </w:rPr>
          <w:delText>n</w:delText>
        </w:r>
        <w:r w:rsidRPr="001E76B3" w:rsidDel="001E76B3">
          <w:rPr>
            <w:rFonts w:ascii="Arial" w:hAnsi="Arial" w:cs="Arial"/>
            <w:color w:val="212529"/>
            <w:sz w:val="22"/>
            <w:szCs w:val="22"/>
          </w:rPr>
          <w:delText xml:space="preserve"> oder ein Einzelunternehmer, der Aktivitäten direkt mit seiner Geschäftstätigkeit ausübt, kann ein Kunde sein. </w:delText>
        </w:r>
      </w:del>
    </w:p>
    <w:p w14:paraId="70CB9D9C" w14:textId="3D4E7C53" w:rsidR="00C43DC7" w:rsidRPr="001E76B3" w:rsidDel="001E76B3" w:rsidRDefault="00C43DC7" w:rsidP="006116D7">
      <w:pPr>
        <w:pStyle w:val="NormalnyWeb"/>
        <w:shd w:val="clear" w:color="auto" w:fill="FFFFFF"/>
        <w:spacing w:before="0" w:beforeAutospacing="0" w:after="0" w:afterAutospacing="0"/>
        <w:rPr>
          <w:del w:id="153" w:author="Paweł Woroniecki" w:date="2026-01-29T12:39:00Z" w16du:dateUtc="2026-01-29T11:39:00Z"/>
          <w:rFonts w:ascii="Arial" w:hAnsi="Arial" w:cs="Arial"/>
          <w:color w:val="212529"/>
          <w:sz w:val="22"/>
          <w:szCs w:val="22"/>
        </w:rPr>
      </w:pPr>
    </w:p>
    <w:p w14:paraId="20CCDCAA" w14:textId="4C5283B9" w:rsidR="006116D7" w:rsidRPr="001E76B3" w:rsidDel="001E76B3" w:rsidRDefault="006116D7" w:rsidP="006116D7">
      <w:pPr>
        <w:pStyle w:val="NormalnyWeb"/>
        <w:shd w:val="clear" w:color="auto" w:fill="FFFFFF"/>
        <w:spacing w:before="0" w:beforeAutospacing="0" w:after="0" w:afterAutospacing="0"/>
        <w:rPr>
          <w:del w:id="154" w:author="Paweł Woroniecki" w:date="2026-01-29T12:39:00Z" w16du:dateUtc="2026-01-29T11:39:00Z"/>
          <w:rFonts w:ascii="Arial" w:hAnsi="Arial" w:cs="Arial"/>
          <w:color w:val="212529"/>
          <w:sz w:val="22"/>
          <w:szCs w:val="22"/>
        </w:rPr>
      </w:pPr>
      <w:del w:id="155" w:author="Paweł Woroniecki" w:date="2026-01-29T12:39:00Z" w16du:dateUtc="2026-01-29T11:39:00Z">
        <w:r w:rsidRPr="001E76B3" w:rsidDel="001E76B3">
          <w:rPr>
            <w:rFonts w:ascii="Arial" w:hAnsi="Arial" w:cs="Arial"/>
            <w:color w:val="212529"/>
            <w:sz w:val="22"/>
            <w:szCs w:val="22"/>
          </w:rPr>
          <w:delText>5. Kundenkonto – ein personalisiertes Kundenkonto, das vom Administrator erstellt wird und es dem Kunden ermöglicht, Bestellungen für im B2B-System angebotene Waren aufzugeben und die Funktionen dieses Systems zu nutzen.</w:delText>
        </w:r>
      </w:del>
    </w:p>
    <w:p w14:paraId="67CFF814" w14:textId="14941BF6" w:rsidR="003D7470" w:rsidRPr="001E76B3" w:rsidDel="001E76B3" w:rsidRDefault="003D7470" w:rsidP="006116D7">
      <w:pPr>
        <w:pStyle w:val="NormalnyWeb"/>
        <w:shd w:val="clear" w:color="auto" w:fill="FFFFFF"/>
        <w:spacing w:before="0" w:beforeAutospacing="0" w:after="0" w:afterAutospacing="0"/>
        <w:rPr>
          <w:del w:id="156" w:author="Paweł Woroniecki" w:date="2026-01-29T12:39:00Z" w16du:dateUtc="2026-01-29T11:39:00Z"/>
          <w:rFonts w:ascii="Arial" w:hAnsi="Arial" w:cs="Arial"/>
          <w:color w:val="212529"/>
          <w:sz w:val="22"/>
          <w:szCs w:val="22"/>
        </w:rPr>
      </w:pPr>
    </w:p>
    <w:p w14:paraId="6E3A2D03" w14:textId="172B9298" w:rsidR="006116D7" w:rsidRPr="001E76B3" w:rsidDel="001E76B3" w:rsidRDefault="006116D7" w:rsidP="006116D7">
      <w:pPr>
        <w:pStyle w:val="NormalnyWeb"/>
        <w:shd w:val="clear" w:color="auto" w:fill="FFFFFF"/>
        <w:spacing w:before="0" w:beforeAutospacing="0" w:after="0" w:afterAutospacing="0"/>
        <w:rPr>
          <w:del w:id="157" w:author="Paweł Woroniecki" w:date="2026-01-29T12:39:00Z" w16du:dateUtc="2026-01-29T11:39:00Z"/>
          <w:rFonts w:ascii="Arial" w:hAnsi="Arial" w:cs="Arial"/>
          <w:color w:val="212529"/>
          <w:sz w:val="22"/>
          <w:szCs w:val="22"/>
        </w:rPr>
      </w:pPr>
      <w:del w:id="158" w:author="Paweł Woroniecki" w:date="2026-01-29T12:39:00Z" w16du:dateUtc="2026-01-29T11:39:00Z">
        <w:r w:rsidRPr="001E76B3" w:rsidDel="001E76B3">
          <w:rPr>
            <w:rFonts w:ascii="Arial" w:hAnsi="Arial" w:cs="Arial"/>
            <w:color w:val="212529"/>
            <w:sz w:val="22"/>
            <w:szCs w:val="22"/>
          </w:rPr>
          <w:delText>6. Unternehme</w:delText>
        </w:r>
        <w:r w:rsidR="001871FB" w:rsidRPr="001E76B3" w:rsidDel="001E76B3">
          <w:rPr>
            <w:rFonts w:ascii="Arial" w:hAnsi="Arial" w:cs="Arial"/>
            <w:color w:val="212529"/>
            <w:sz w:val="22"/>
            <w:szCs w:val="22"/>
          </w:rPr>
          <w:delText>r</w:delText>
        </w:r>
        <w:r w:rsidRPr="001E76B3" w:rsidDel="001E76B3">
          <w:rPr>
            <w:rFonts w:ascii="Arial" w:hAnsi="Arial" w:cs="Arial"/>
            <w:color w:val="212529"/>
            <w:sz w:val="22"/>
            <w:szCs w:val="22"/>
          </w:rPr>
          <w:delText xml:space="preserve"> – eine natürliche Person, juristische Person oder Organisationseinheit ohne Rechtspersönlichkeit, de</w:delText>
        </w:r>
        <w:r w:rsidR="001871FB" w:rsidRPr="001E76B3" w:rsidDel="001E76B3">
          <w:rPr>
            <w:rFonts w:ascii="Arial" w:hAnsi="Arial" w:cs="Arial"/>
            <w:color w:val="212529"/>
            <w:sz w:val="22"/>
            <w:szCs w:val="22"/>
          </w:rPr>
          <w:delText>m</w:delText>
        </w:r>
        <w:r w:rsidRPr="001E76B3" w:rsidDel="001E76B3">
          <w:rPr>
            <w:rFonts w:ascii="Arial" w:hAnsi="Arial" w:cs="Arial"/>
            <w:color w:val="212529"/>
            <w:sz w:val="22"/>
            <w:szCs w:val="22"/>
          </w:rPr>
          <w:delText xml:space="preserve"> das Gesetz die Rechtsfähigkeit verleiht und die im eigenen Namen geschäftlich tätig ist.</w:delText>
        </w:r>
      </w:del>
    </w:p>
    <w:p w14:paraId="17514448" w14:textId="7DA3A01D" w:rsidR="003D7470" w:rsidRPr="001E76B3" w:rsidDel="001E76B3" w:rsidRDefault="003D7470" w:rsidP="006116D7">
      <w:pPr>
        <w:pStyle w:val="NormalnyWeb"/>
        <w:shd w:val="clear" w:color="auto" w:fill="FFFFFF"/>
        <w:spacing w:before="0" w:beforeAutospacing="0" w:after="0" w:afterAutospacing="0"/>
        <w:rPr>
          <w:del w:id="159" w:author="Paweł Woroniecki" w:date="2026-01-29T12:39:00Z" w16du:dateUtc="2026-01-29T11:39:00Z"/>
          <w:rFonts w:ascii="Arial" w:hAnsi="Arial" w:cs="Arial"/>
          <w:color w:val="212529"/>
          <w:sz w:val="22"/>
          <w:szCs w:val="22"/>
        </w:rPr>
      </w:pPr>
    </w:p>
    <w:p w14:paraId="48DDC254" w14:textId="57A88A9D" w:rsidR="006116D7" w:rsidRPr="001E76B3" w:rsidDel="001E76B3" w:rsidRDefault="006116D7" w:rsidP="006116D7">
      <w:pPr>
        <w:pStyle w:val="NormalnyWeb"/>
        <w:shd w:val="clear" w:color="auto" w:fill="FFFFFF"/>
        <w:spacing w:before="0" w:beforeAutospacing="0" w:after="0" w:afterAutospacing="0"/>
        <w:rPr>
          <w:del w:id="160" w:author="Paweł Woroniecki" w:date="2026-01-29T12:39:00Z" w16du:dateUtc="2026-01-29T11:39:00Z"/>
          <w:rFonts w:ascii="Arial" w:hAnsi="Arial" w:cs="Arial"/>
          <w:color w:val="212529"/>
          <w:sz w:val="22"/>
          <w:szCs w:val="22"/>
        </w:rPr>
      </w:pPr>
      <w:del w:id="161" w:author="Paweł Woroniecki" w:date="2026-01-29T12:39:00Z" w16du:dateUtc="2026-01-29T11:39:00Z">
        <w:r w:rsidRPr="001E76B3" w:rsidDel="001E76B3">
          <w:rPr>
            <w:rFonts w:ascii="Arial" w:hAnsi="Arial" w:cs="Arial"/>
            <w:color w:val="212529"/>
            <w:sz w:val="22"/>
            <w:szCs w:val="22"/>
          </w:rPr>
          <w:delText>7. Geschäftsbedingungen – Bedingungen, die ausschließlich die Regeln für die Nutzung des B2B-Bestellsystems definieren, legen keine Bedingungen für den Abschluss und die Umsetzung von Kaufverträgen fest, die durch ein separates Dokument geregelt werden.</w:delText>
        </w:r>
      </w:del>
    </w:p>
    <w:p w14:paraId="2E429DE9" w14:textId="77DA8D49" w:rsidR="00111123" w:rsidRPr="001E76B3" w:rsidDel="001E76B3" w:rsidRDefault="00111123" w:rsidP="006116D7">
      <w:pPr>
        <w:pStyle w:val="NormalnyWeb"/>
        <w:shd w:val="clear" w:color="auto" w:fill="FFFFFF"/>
        <w:spacing w:before="0" w:beforeAutospacing="0" w:after="0" w:afterAutospacing="0"/>
        <w:rPr>
          <w:del w:id="162" w:author="Paweł Woroniecki" w:date="2026-01-29T12:39:00Z" w16du:dateUtc="2026-01-29T11:39:00Z"/>
          <w:rFonts w:ascii="Arial" w:hAnsi="Arial" w:cs="Arial"/>
          <w:color w:val="212529"/>
          <w:sz w:val="22"/>
          <w:szCs w:val="22"/>
        </w:rPr>
      </w:pPr>
    </w:p>
    <w:p w14:paraId="7E74DC44" w14:textId="28602DA1" w:rsidR="006116D7" w:rsidRPr="001E76B3" w:rsidDel="001E76B3" w:rsidRDefault="006116D7" w:rsidP="006116D7">
      <w:pPr>
        <w:pStyle w:val="NormalnyWeb"/>
        <w:shd w:val="clear" w:color="auto" w:fill="FFFFFF"/>
        <w:spacing w:before="0" w:beforeAutospacing="0" w:after="0" w:afterAutospacing="0"/>
        <w:rPr>
          <w:del w:id="163" w:author="Paweł Woroniecki" w:date="2026-01-29T12:39:00Z" w16du:dateUtc="2026-01-29T11:39:00Z"/>
          <w:rFonts w:ascii="Arial" w:hAnsi="Arial" w:cs="Arial"/>
          <w:color w:val="212529"/>
          <w:sz w:val="22"/>
          <w:szCs w:val="22"/>
        </w:rPr>
      </w:pPr>
      <w:del w:id="164" w:author="Paweł Woroniecki" w:date="2026-01-29T12:39:00Z" w16du:dateUtc="2026-01-29T11:39:00Z">
        <w:r w:rsidRPr="001E76B3" w:rsidDel="001E76B3">
          <w:rPr>
            <w:rFonts w:ascii="Arial" w:hAnsi="Arial" w:cs="Arial"/>
            <w:color w:val="212529"/>
            <w:sz w:val="22"/>
            <w:szCs w:val="22"/>
          </w:rPr>
          <w:delText>8. B2B-Bestellsystem oder B2B-System – eine Sammlung von Websites, die innerhalb der e-orders.eu-Domäne betrieben werden, über die der Administrator elektronisch erbrachte Leistungen erbringt und dem Kunden ermöglicht, Waren unter den in den Geschäftsbedingungen festgelegten Bedingungen zu bestellen.</w:delText>
        </w:r>
      </w:del>
    </w:p>
    <w:p w14:paraId="35C21FFA" w14:textId="0CC33609" w:rsidR="00111123" w:rsidRPr="001E76B3" w:rsidDel="001E76B3" w:rsidRDefault="00111123" w:rsidP="006116D7">
      <w:pPr>
        <w:pStyle w:val="NormalnyWeb"/>
        <w:shd w:val="clear" w:color="auto" w:fill="FFFFFF"/>
        <w:spacing w:before="0" w:beforeAutospacing="0" w:after="0" w:afterAutospacing="0"/>
        <w:rPr>
          <w:del w:id="165" w:author="Paweł Woroniecki" w:date="2026-01-29T12:39:00Z" w16du:dateUtc="2026-01-29T11:39:00Z"/>
          <w:rFonts w:ascii="Arial" w:hAnsi="Arial" w:cs="Arial"/>
          <w:color w:val="212529"/>
          <w:sz w:val="22"/>
          <w:szCs w:val="22"/>
        </w:rPr>
      </w:pPr>
    </w:p>
    <w:p w14:paraId="666CBC5F" w14:textId="77293112" w:rsidR="0048152A" w:rsidRPr="001E76B3" w:rsidDel="001E76B3" w:rsidRDefault="006116D7" w:rsidP="006116D7">
      <w:pPr>
        <w:pStyle w:val="NormalnyWeb"/>
        <w:shd w:val="clear" w:color="auto" w:fill="FFFFFF"/>
        <w:spacing w:before="0" w:beforeAutospacing="0" w:after="0" w:afterAutospacing="0"/>
        <w:rPr>
          <w:del w:id="166" w:author="Paweł Woroniecki" w:date="2026-01-29T12:39:00Z" w16du:dateUtc="2026-01-29T11:39:00Z"/>
          <w:rFonts w:ascii="Arial" w:hAnsi="Arial" w:cs="Arial"/>
          <w:color w:val="212529"/>
          <w:sz w:val="22"/>
          <w:szCs w:val="22"/>
        </w:rPr>
      </w:pPr>
      <w:del w:id="167" w:author="Paweł Woroniecki" w:date="2026-01-29T12:39:00Z" w16du:dateUtc="2026-01-29T11:39:00Z">
        <w:r w:rsidRPr="001E76B3" w:rsidDel="001E76B3">
          <w:rPr>
            <w:rFonts w:ascii="Arial" w:hAnsi="Arial" w:cs="Arial"/>
            <w:color w:val="212529"/>
            <w:sz w:val="22"/>
            <w:szCs w:val="22"/>
          </w:rPr>
          <w:delText xml:space="preserve">9. Waren – ein Produkt, das vom Administrator </w:delText>
        </w:r>
        <w:r w:rsidR="0048152A" w:rsidRPr="001E76B3" w:rsidDel="001E76B3">
          <w:rPr>
            <w:rFonts w:ascii="Arial" w:hAnsi="Arial" w:cs="Arial"/>
            <w:color w:val="212529"/>
            <w:sz w:val="22"/>
            <w:szCs w:val="22"/>
          </w:rPr>
          <w:delText xml:space="preserve">den </w:delText>
        </w:r>
        <w:r w:rsidRPr="001E76B3" w:rsidDel="001E76B3">
          <w:rPr>
            <w:rFonts w:ascii="Arial" w:hAnsi="Arial" w:cs="Arial"/>
            <w:color w:val="212529"/>
            <w:sz w:val="22"/>
            <w:szCs w:val="22"/>
          </w:rPr>
          <w:delText xml:space="preserve">Kunden zum Verkauf im B2B-System angeboten wird. </w:delText>
        </w:r>
      </w:del>
    </w:p>
    <w:p w14:paraId="71215FA7" w14:textId="024C793A" w:rsidR="0048152A" w:rsidRPr="001E76B3" w:rsidDel="001E76B3" w:rsidRDefault="0048152A" w:rsidP="006116D7">
      <w:pPr>
        <w:pStyle w:val="NormalnyWeb"/>
        <w:shd w:val="clear" w:color="auto" w:fill="FFFFFF"/>
        <w:spacing w:before="0" w:beforeAutospacing="0" w:after="0" w:afterAutospacing="0"/>
        <w:rPr>
          <w:del w:id="168" w:author="Paweł Woroniecki" w:date="2026-01-29T12:39:00Z" w16du:dateUtc="2026-01-29T11:39:00Z"/>
          <w:rFonts w:ascii="Arial" w:hAnsi="Arial" w:cs="Arial"/>
          <w:color w:val="212529"/>
          <w:sz w:val="22"/>
          <w:szCs w:val="22"/>
        </w:rPr>
      </w:pPr>
    </w:p>
    <w:p w14:paraId="64330F0B" w14:textId="29082292" w:rsidR="006116D7" w:rsidRPr="001E76B3" w:rsidDel="001E76B3" w:rsidRDefault="006116D7" w:rsidP="006116D7">
      <w:pPr>
        <w:pStyle w:val="NormalnyWeb"/>
        <w:shd w:val="clear" w:color="auto" w:fill="FFFFFF"/>
        <w:spacing w:before="0" w:beforeAutospacing="0" w:after="0" w:afterAutospacing="0"/>
        <w:rPr>
          <w:del w:id="169" w:author="Paweł Woroniecki" w:date="2026-01-29T12:39:00Z" w16du:dateUtc="2026-01-29T11:39:00Z"/>
          <w:rFonts w:ascii="Arial" w:hAnsi="Arial" w:cs="Arial"/>
          <w:color w:val="212529"/>
          <w:sz w:val="22"/>
          <w:szCs w:val="22"/>
        </w:rPr>
      </w:pPr>
      <w:del w:id="170" w:author="Paweł Woroniecki" w:date="2026-01-29T12:39:00Z" w16du:dateUtc="2026-01-29T11:39:00Z">
        <w:r w:rsidRPr="001E76B3" w:rsidDel="001E76B3">
          <w:rPr>
            <w:rFonts w:ascii="Arial" w:hAnsi="Arial" w:cs="Arial"/>
            <w:color w:val="212529"/>
            <w:sz w:val="22"/>
            <w:szCs w:val="22"/>
          </w:rPr>
          <w:delText>10. Elektronisch erbrachte Dienstleistungen – umfassen die Pflege eines individuellen Kundenkontos durch den Administrator, die Durchführung von Aktivitäten direkt mit dem Kunden, die zur Bestellung durch den Kunden führen, und, falls zutreffend, die Angabe des Lieferorts.</w:delText>
        </w:r>
      </w:del>
    </w:p>
    <w:p w14:paraId="66D466BF" w14:textId="3822FFAD" w:rsidR="00986BCF" w:rsidRPr="001E76B3" w:rsidDel="001E76B3" w:rsidRDefault="00986BCF" w:rsidP="006116D7">
      <w:pPr>
        <w:pStyle w:val="NormalnyWeb"/>
        <w:shd w:val="clear" w:color="auto" w:fill="FFFFFF"/>
        <w:spacing w:before="0" w:beforeAutospacing="0" w:after="0" w:afterAutospacing="0"/>
        <w:rPr>
          <w:del w:id="171" w:author="Paweł Woroniecki" w:date="2026-01-29T12:39:00Z" w16du:dateUtc="2026-01-29T11:39:00Z"/>
          <w:rFonts w:ascii="Arial" w:hAnsi="Arial" w:cs="Arial"/>
          <w:color w:val="212529"/>
          <w:sz w:val="22"/>
          <w:szCs w:val="22"/>
        </w:rPr>
      </w:pPr>
    </w:p>
    <w:p w14:paraId="15D4FA08" w14:textId="074DD63D" w:rsidR="006116D7" w:rsidRPr="001E76B3" w:rsidDel="001E76B3" w:rsidRDefault="006116D7" w:rsidP="006116D7">
      <w:pPr>
        <w:pStyle w:val="NormalnyWeb"/>
        <w:shd w:val="clear" w:color="auto" w:fill="FFFFFF"/>
        <w:spacing w:before="0" w:beforeAutospacing="0" w:after="0" w:afterAutospacing="0"/>
        <w:rPr>
          <w:del w:id="172" w:author="Paweł Woroniecki" w:date="2026-01-29T12:39:00Z" w16du:dateUtc="2026-01-29T11:39:00Z"/>
          <w:rFonts w:ascii="Arial" w:hAnsi="Arial" w:cs="Arial"/>
          <w:color w:val="212529"/>
          <w:sz w:val="22"/>
          <w:szCs w:val="22"/>
        </w:rPr>
      </w:pPr>
      <w:del w:id="173" w:author="Paweł Woroniecki" w:date="2026-01-29T12:39:00Z" w16du:dateUtc="2026-01-29T11:39:00Z">
        <w:r w:rsidRPr="001E76B3" w:rsidDel="001E76B3">
          <w:rPr>
            <w:rFonts w:ascii="Arial" w:hAnsi="Arial" w:cs="Arial"/>
            <w:color w:val="212529"/>
            <w:sz w:val="22"/>
            <w:szCs w:val="22"/>
          </w:rPr>
          <w:delText xml:space="preserve">11. Bestellung – Eingabe </w:delText>
        </w:r>
        <w:r w:rsidR="00DB7047" w:rsidRPr="001E76B3" w:rsidDel="001E76B3">
          <w:rPr>
            <w:rFonts w:ascii="Arial" w:hAnsi="Arial" w:cs="Arial"/>
            <w:color w:val="212529"/>
            <w:sz w:val="22"/>
            <w:szCs w:val="22"/>
          </w:rPr>
          <w:delText>von Daten in</w:delText>
        </w:r>
        <w:r w:rsidR="003E4513" w:rsidRPr="001E76B3" w:rsidDel="001E76B3">
          <w:rPr>
            <w:rFonts w:ascii="Arial" w:hAnsi="Arial" w:cs="Arial"/>
            <w:color w:val="212529"/>
            <w:sz w:val="22"/>
            <w:szCs w:val="22"/>
          </w:rPr>
          <w:delText xml:space="preserve"> </w:delText>
        </w:r>
        <w:r w:rsidR="00DB7047" w:rsidRPr="001E76B3" w:rsidDel="001E76B3">
          <w:rPr>
            <w:rFonts w:ascii="Arial" w:hAnsi="Arial" w:cs="Arial"/>
            <w:color w:val="212529"/>
            <w:sz w:val="22"/>
            <w:szCs w:val="22"/>
          </w:rPr>
          <w:delText>das B2B-System</w:delText>
        </w:r>
        <w:r w:rsidRPr="001E76B3" w:rsidDel="001E76B3">
          <w:rPr>
            <w:rFonts w:ascii="Arial" w:hAnsi="Arial" w:cs="Arial"/>
            <w:color w:val="212529"/>
            <w:sz w:val="22"/>
            <w:szCs w:val="22"/>
          </w:rPr>
          <w:delText xml:space="preserve">den </w:delText>
        </w:r>
        <w:r w:rsidR="003E4513" w:rsidRPr="001E76B3" w:rsidDel="001E76B3">
          <w:rPr>
            <w:rFonts w:ascii="Arial" w:hAnsi="Arial" w:cs="Arial"/>
            <w:color w:val="212529"/>
            <w:sz w:val="22"/>
            <w:szCs w:val="22"/>
          </w:rPr>
          <w:delText>durch den Kunden</w:delText>
        </w:r>
        <w:r w:rsidRPr="001E76B3" w:rsidDel="001E76B3">
          <w:rPr>
            <w:rFonts w:ascii="Arial" w:hAnsi="Arial" w:cs="Arial"/>
            <w:color w:val="212529"/>
            <w:sz w:val="22"/>
            <w:szCs w:val="22"/>
          </w:rPr>
          <w:delText xml:space="preserve"> zur Auswahl der Waren nach den </w:delText>
        </w:r>
      </w:del>
      <w:ins w:id="174" w:author="Tim Tovornik Luxan DE" w:date="2026-01-07T16:44:00Z" w16du:dateUtc="2026-01-07T15:44:00Z">
        <w:del w:id="175" w:author="Paweł Woroniecki" w:date="2026-01-29T12:39:00Z" w16du:dateUtc="2026-01-29T11:39:00Z">
          <w:r w:rsidR="00B34F3B" w:rsidRPr="001E76B3" w:rsidDel="001E76B3">
            <w:rPr>
              <w:rFonts w:ascii="Arial" w:hAnsi="Arial" w:cs="Arial"/>
              <w:color w:val="212529"/>
              <w:sz w:val="22"/>
              <w:szCs w:val="22"/>
            </w:rPr>
            <w:delText>Eigenschaften</w:delText>
          </w:r>
        </w:del>
      </w:ins>
      <w:del w:id="176" w:author="Paweł Woroniecki" w:date="2026-01-29T12:39:00Z" w16du:dateUtc="2026-01-29T11:39:00Z">
        <w:r w:rsidRPr="001E76B3" w:rsidDel="001E76B3">
          <w:rPr>
            <w:rFonts w:ascii="Arial" w:hAnsi="Arial" w:cs="Arial"/>
            <w:color w:val="212529"/>
            <w:sz w:val="22"/>
            <w:szCs w:val="22"/>
          </w:rPr>
          <w:delText>Kriterien und Parametern des Kunden sowie die Möglichkeit, Daten zum Lieferort und zum Endempfänger der Ware einzugeben, was das Angebot des Kunden zum Kauf darstellt.</w:delText>
        </w:r>
      </w:del>
    </w:p>
    <w:p w14:paraId="6B4C138F" w14:textId="50208946" w:rsidR="00E00A33" w:rsidRPr="001E76B3" w:rsidDel="001E76B3" w:rsidRDefault="00E00A33" w:rsidP="006116D7">
      <w:pPr>
        <w:pStyle w:val="NormalnyWeb"/>
        <w:shd w:val="clear" w:color="auto" w:fill="FFFFFF"/>
        <w:spacing w:before="0" w:beforeAutospacing="0" w:after="0" w:afterAutospacing="0"/>
        <w:rPr>
          <w:del w:id="177" w:author="Paweł Woroniecki" w:date="2026-01-29T12:39:00Z" w16du:dateUtc="2026-01-29T11:39:00Z"/>
          <w:rFonts w:ascii="Arial" w:hAnsi="Arial" w:cs="Arial"/>
          <w:color w:val="212529"/>
          <w:sz w:val="22"/>
          <w:szCs w:val="22"/>
        </w:rPr>
      </w:pPr>
    </w:p>
    <w:p w14:paraId="08601D20" w14:textId="0B3F153B" w:rsidR="00CF5FF1" w:rsidRPr="001E76B3" w:rsidDel="001E76B3" w:rsidRDefault="00CF5FF1" w:rsidP="006116D7">
      <w:pPr>
        <w:pStyle w:val="NormalnyWeb"/>
        <w:shd w:val="clear" w:color="auto" w:fill="FFFFFF"/>
        <w:spacing w:before="0" w:beforeAutospacing="0" w:after="0" w:afterAutospacing="0"/>
        <w:rPr>
          <w:del w:id="178" w:author="Paweł Woroniecki" w:date="2026-01-29T12:39:00Z" w16du:dateUtc="2026-01-29T11:39:00Z"/>
          <w:rFonts w:ascii="Arial" w:hAnsi="Arial" w:cs="Arial"/>
          <w:color w:val="212529"/>
          <w:sz w:val="22"/>
          <w:szCs w:val="22"/>
        </w:rPr>
      </w:pPr>
    </w:p>
    <w:p w14:paraId="2688C100" w14:textId="674B1158" w:rsidR="006116D7" w:rsidRPr="001E76B3" w:rsidDel="001E76B3" w:rsidRDefault="006116D7" w:rsidP="00E00A33">
      <w:pPr>
        <w:pStyle w:val="NormalnyWeb"/>
        <w:shd w:val="clear" w:color="auto" w:fill="FFFFFF"/>
        <w:spacing w:before="0" w:beforeAutospacing="0" w:after="0" w:afterAutospacing="0"/>
        <w:jc w:val="center"/>
        <w:rPr>
          <w:del w:id="179" w:author="Paweł Woroniecki" w:date="2026-01-29T12:39:00Z" w16du:dateUtc="2026-01-29T11:39:00Z"/>
          <w:rFonts w:ascii="Arial" w:hAnsi="Arial" w:cs="Arial"/>
          <w:i/>
          <w:iCs/>
          <w:color w:val="212529"/>
          <w:sz w:val="22"/>
          <w:szCs w:val="22"/>
        </w:rPr>
      </w:pPr>
      <w:del w:id="180" w:author="Paweł Woroniecki" w:date="2026-01-29T12:39:00Z" w16du:dateUtc="2026-01-29T11:39:00Z">
        <w:r w:rsidRPr="001E76B3" w:rsidDel="001E76B3">
          <w:rPr>
            <w:rFonts w:ascii="Arial" w:hAnsi="Arial" w:cs="Arial"/>
            <w:i/>
            <w:iCs/>
            <w:color w:val="212529"/>
            <w:sz w:val="22"/>
            <w:szCs w:val="22"/>
          </w:rPr>
          <w:delText>§</w:delText>
        </w:r>
        <w:r w:rsidR="00A52914" w:rsidRPr="001E76B3" w:rsidDel="001E76B3">
          <w:rPr>
            <w:rFonts w:ascii="Arial" w:hAnsi="Arial" w:cs="Arial"/>
            <w:i/>
            <w:iCs/>
            <w:color w:val="212529"/>
            <w:sz w:val="22"/>
            <w:szCs w:val="22"/>
          </w:rPr>
          <w:delText xml:space="preserve"> </w:delText>
        </w:r>
        <w:r w:rsidRPr="001E76B3" w:rsidDel="001E76B3">
          <w:rPr>
            <w:rFonts w:ascii="Arial" w:hAnsi="Arial" w:cs="Arial"/>
            <w:i/>
            <w:iCs/>
            <w:color w:val="212529"/>
            <w:sz w:val="22"/>
            <w:szCs w:val="22"/>
          </w:rPr>
          <w:delText>2. Allgemeine Bestimmungen</w:delText>
        </w:r>
      </w:del>
    </w:p>
    <w:p w14:paraId="6B764E25" w14:textId="45E53BAE" w:rsidR="009F2CE6" w:rsidRPr="001E76B3" w:rsidDel="001E76B3" w:rsidRDefault="009F2CE6" w:rsidP="006116D7">
      <w:pPr>
        <w:pStyle w:val="NormalnyWeb"/>
        <w:shd w:val="clear" w:color="auto" w:fill="FFFFFF"/>
        <w:spacing w:before="0" w:beforeAutospacing="0" w:after="0" w:afterAutospacing="0"/>
        <w:rPr>
          <w:del w:id="181" w:author="Paweł Woroniecki" w:date="2026-01-29T12:39:00Z" w16du:dateUtc="2026-01-29T11:39:00Z"/>
          <w:rFonts w:ascii="Arial" w:hAnsi="Arial" w:cs="Arial"/>
          <w:color w:val="212529"/>
          <w:sz w:val="22"/>
          <w:szCs w:val="22"/>
        </w:rPr>
      </w:pPr>
    </w:p>
    <w:p w14:paraId="6760EA66" w14:textId="5F954B4B" w:rsidR="006116D7" w:rsidRPr="001E76B3" w:rsidDel="001E76B3" w:rsidRDefault="006116D7" w:rsidP="006116D7">
      <w:pPr>
        <w:pStyle w:val="NormalnyWeb"/>
        <w:shd w:val="clear" w:color="auto" w:fill="FFFFFF"/>
        <w:spacing w:before="0" w:beforeAutospacing="0" w:after="0" w:afterAutospacing="0"/>
        <w:rPr>
          <w:del w:id="182" w:author="Paweł Woroniecki" w:date="2026-01-29T12:39:00Z" w16du:dateUtc="2026-01-29T11:39:00Z"/>
          <w:rFonts w:ascii="Arial" w:hAnsi="Arial" w:cs="Arial"/>
          <w:color w:val="212529"/>
          <w:sz w:val="22"/>
          <w:szCs w:val="22"/>
        </w:rPr>
      </w:pPr>
      <w:del w:id="183" w:author="Paweł Woroniecki" w:date="2026-01-29T12:39:00Z" w16du:dateUtc="2026-01-29T11:39:00Z">
        <w:r w:rsidRPr="001E76B3" w:rsidDel="001E76B3">
          <w:rPr>
            <w:rFonts w:ascii="Arial" w:hAnsi="Arial" w:cs="Arial"/>
            <w:color w:val="212529"/>
            <w:sz w:val="22"/>
            <w:szCs w:val="22"/>
          </w:rPr>
          <w:delText>1. Alle Rechte am B2B-System – einschließlich Urheberrechte, geistigen Eigentumsrechte am Namen, Internet-Domain, B2B-Systemcode sowie an Vorlagen, Formularen, Logos, Tabellen und Bildern, die im B2B-System veröffentlicht werden – gehören dem Administrator oder werden ihm gewährt und dürfen vom Kunden nur in der Weise und in dem Umfang genutzt werden, die erforderlich sind, um das B2B-System gemäß den Geschäftsbedingungen zu nutzen.</w:delText>
        </w:r>
      </w:del>
    </w:p>
    <w:p w14:paraId="1D6DBF56" w14:textId="7D7662D2" w:rsidR="001E14F8" w:rsidRPr="001E76B3" w:rsidDel="001E76B3" w:rsidRDefault="001E14F8" w:rsidP="006116D7">
      <w:pPr>
        <w:pStyle w:val="NormalnyWeb"/>
        <w:shd w:val="clear" w:color="auto" w:fill="FFFFFF"/>
        <w:spacing w:before="0" w:beforeAutospacing="0" w:after="0" w:afterAutospacing="0"/>
        <w:rPr>
          <w:del w:id="184" w:author="Paweł Woroniecki" w:date="2026-01-29T12:39:00Z" w16du:dateUtc="2026-01-29T11:39:00Z"/>
          <w:rFonts w:ascii="Arial" w:hAnsi="Arial" w:cs="Arial"/>
          <w:color w:val="212529"/>
          <w:sz w:val="22"/>
          <w:szCs w:val="22"/>
        </w:rPr>
      </w:pPr>
    </w:p>
    <w:p w14:paraId="0C0D3D40" w14:textId="1878B390" w:rsidR="006116D7" w:rsidRPr="001E76B3" w:rsidDel="001E76B3" w:rsidRDefault="006116D7" w:rsidP="006116D7">
      <w:pPr>
        <w:pStyle w:val="NormalnyWeb"/>
        <w:shd w:val="clear" w:color="auto" w:fill="FFFFFF"/>
        <w:spacing w:before="0" w:beforeAutospacing="0" w:after="0" w:afterAutospacing="0"/>
        <w:rPr>
          <w:del w:id="185" w:author="Paweł Woroniecki" w:date="2026-01-29T12:39:00Z" w16du:dateUtc="2026-01-29T11:39:00Z"/>
          <w:rFonts w:ascii="Arial" w:hAnsi="Arial" w:cs="Arial"/>
          <w:color w:val="212529"/>
          <w:sz w:val="22"/>
          <w:szCs w:val="22"/>
        </w:rPr>
      </w:pPr>
      <w:del w:id="186" w:author="Paweł Woroniecki" w:date="2026-01-29T12:39:00Z" w16du:dateUtc="2026-01-29T11:39:00Z">
        <w:r w:rsidRPr="001E76B3" w:rsidDel="001E76B3">
          <w:rPr>
            <w:rFonts w:ascii="Arial" w:hAnsi="Arial" w:cs="Arial"/>
            <w:color w:val="212529"/>
            <w:sz w:val="22"/>
            <w:szCs w:val="22"/>
          </w:rPr>
          <w:delText>2. Das B2B-System ist über das Internet zugänglich. Die minimalen technischen Anforderungen für die Nutzung des B2B-Systems umfassen eine Internetverbindung mit einer Mindestgeschwindigkeit von 10 Mbit/s und einen Webbrowser, der auf die neueste Version des Herstellers aktualisiert ist.</w:delText>
        </w:r>
      </w:del>
    </w:p>
    <w:p w14:paraId="118D0743" w14:textId="698D5C7F" w:rsidR="00ED5DCC" w:rsidRPr="001E76B3" w:rsidDel="001E76B3" w:rsidRDefault="00ED5DCC" w:rsidP="006116D7">
      <w:pPr>
        <w:pStyle w:val="NormalnyWeb"/>
        <w:shd w:val="clear" w:color="auto" w:fill="FFFFFF"/>
        <w:spacing w:before="0" w:beforeAutospacing="0" w:after="0" w:afterAutospacing="0"/>
        <w:rPr>
          <w:del w:id="187" w:author="Paweł Woroniecki" w:date="2026-01-29T12:39:00Z" w16du:dateUtc="2026-01-29T11:39:00Z"/>
          <w:rFonts w:ascii="Arial" w:hAnsi="Arial" w:cs="Arial"/>
          <w:color w:val="212529"/>
          <w:sz w:val="22"/>
          <w:szCs w:val="22"/>
        </w:rPr>
      </w:pPr>
    </w:p>
    <w:p w14:paraId="72F36CD4" w14:textId="2D6B363D" w:rsidR="006116D7" w:rsidRPr="001E76B3" w:rsidDel="001E76B3" w:rsidRDefault="006116D7" w:rsidP="006116D7">
      <w:pPr>
        <w:pStyle w:val="NormalnyWeb"/>
        <w:shd w:val="clear" w:color="auto" w:fill="FFFFFF"/>
        <w:spacing w:before="0" w:beforeAutospacing="0" w:after="0" w:afterAutospacing="0"/>
        <w:rPr>
          <w:del w:id="188" w:author="Paweł Woroniecki" w:date="2026-01-29T12:39:00Z" w16du:dateUtc="2026-01-29T11:39:00Z"/>
          <w:rFonts w:ascii="Arial" w:hAnsi="Arial" w:cs="Arial"/>
          <w:color w:val="212529"/>
          <w:sz w:val="22"/>
          <w:szCs w:val="22"/>
        </w:rPr>
      </w:pPr>
      <w:del w:id="189" w:author="Paweł Woroniecki" w:date="2026-01-29T12:39:00Z" w16du:dateUtc="2026-01-29T11:39:00Z">
        <w:r w:rsidRPr="001E76B3" w:rsidDel="001E76B3">
          <w:rPr>
            <w:rFonts w:ascii="Arial" w:hAnsi="Arial" w:cs="Arial"/>
            <w:color w:val="212529"/>
            <w:sz w:val="22"/>
            <w:szCs w:val="22"/>
          </w:rPr>
          <w:delText>3. Bestellungen, die über das B2B-System aufgegeben werden, dürfen nur von einem Kunden ausgeführt werden, für den der Administrator ein Kundenkonto im B2B-System erstellt und dem Kunden eine</w:delText>
        </w:r>
        <w:r w:rsidR="00FF67EF" w:rsidRPr="001E76B3" w:rsidDel="001E76B3">
          <w:rPr>
            <w:rFonts w:ascii="Arial" w:hAnsi="Arial" w:cs="Arial"/>
            <w:color w:val="212529"/>
            <w:sz w:val="22"/>
            <w:szCs w:val="22"/>
          </w:rPr>
          <w:delText>n</w:delText>
        </w:r>
        <w:r w:rsidRPr="001E76B3" w:rsidDel="001E76B3">
          <w:rPr>
            <w:rFonts w:ascii="Arial" w:hAnsi="Arial" w:cs="Arial"/>
            <w:color w:val="212529"/>
            <w:sz w:val="22"/>
            <w:szCs w:val="22"/>
          </w:rPr>
          <w:delText xml:space="preserve"> </w:delText>
        </w:r>
        <w:r w:rsidR="00FF67EF" w:rsidRPr="001E76B3" w:rsidDel="001E76B3">
          <w:rPr>
            <w:rFonts w:ascii="Arial" w:hAnsi="Arial" w:cs="Arial"/>
            <w:color w:val="212529"/>
            <w:sz w:val="22"/>
            <w:szCs w:val="22"/>
          </w:rPr>
          <w:delText>Login</w:delText>
        </w:r>
        <w:r w:rsidRPr="001E76B3" w:rsidDel="001E76B3">
          <w:rPr>
            <w:rFonts w:ascii="Arial" w:hAnsi="Arial" w:cs="Arial"/>
            <w:color w:val="212529"/>
            <w:sz w:val="22"/>
            <w:szCs w:val="22"/>
          </w:rPr>
          <w:delText xml:space="preserve"> sowie ein Passwort zur Anmeldung zum B2B-System bereitgestellt hat.</w:delText>
        </w:r>
      </w:del>
    </w:p>
    <w:p w14:paraId="7F16CE8C" w14:textId="050C96E8" w:rsidR="003F6526" w:rsidRPr="001E76B3" w:rsidDel="001E76B3" w:rsidRDefault="003F6526" w:rsidP="006116D7">
      <w:pPr>
        <w:pStyle w:val="NormalnyWeb"/>
        <w:shd w:val="clear" w:color="auto" w:fill="FFFFFF"/>
        <w:spacing w:before="0" w:beforeAutospacing="0" w:after="0" w:afterAutospacing="0"/>
        <w:rPr>
          <w:del w:id="190" w:author="Paweł Woroniecki" w:date="2026-01-29T12:39:00Z" w16du:dateUtc="2026-01-29T11:39:00Z"/>
          <w:rFonts w:ascii="Arial" w:hAnsi="Arial" w:cs="Arial"/>
          <w:color w:val="212529"/>
          <w:sz w:val="22"/>
          <w:szCs w:val="22"/>
        </w:rPr>
      </w:pPr>
    </w:p>
    <w:p w14:paraId="5274BEC3" w14:textId="7D06F9CF" w:rsidR="006334FB" w:rsidRPr="001E76B3" w:rsidDel="001E76B3" w:rsidRDefault="006116D7" w:rsidP="006116D7">
      <w:pPr>
        <w:pStyle w:val="NormalnyWeb"/>
        <w:shd w:val="clear" w:color="auto" w:fill="FFFFFF"/>
        <w:spacing w:before="0" w:beforeAutospacing="0" w:after="0" w:afterAutospacing="0"/>
        <w:rPr>
          <w:del w:id="191" w:author="Paweł Woroniecki" w:date="2026-01-29T12:39:00Z" w16du:dateUtc="2026-01-29T11:39:00Z"/>
          <w:rFonts w:ascii="Arial" w:hAnsi="Arial" w:cs="Arial"/>
          <w:color w:val="212529"/>
          <w:sz w:val="22"/>
          <w:szCs w:val="22"/>
        </w:rPr>
      </w:pPr>
      <w:del w:id="192" w:author="Paweł Woroniecki" w:date="2026-01-29T12:39:00Z" w16du:dateUtc="2026-01-29T11:39:00Z">
        <w:r w:rsidRPr="001E76B3" w:rsidDel="001E76B3">
          <w:rPr>
            <w:rFonts w:ascii="Arial" w:hAnsi="Arial" w:cs="Arial"/>
            <w:color w:val="212529"/>
            <w:sz w:val="22"/>
            <w:szCs w:val="22"/>
          </w:rPr>
          <w:delText xml:space="preserve">4. Die Nutzung elektronisch über das Internet bereitgestellter Dienste kann eine Bedrohung für die Privatsphäre des Kunden darstellen, einschließlich des Risikos eines unbefugten Zugriffs Dritter auf die Daten des Kunden und das Kundenkonto, einschließlich der Daten von Personen, die der Kunde nach Verletzung oder Umgehung von Sicherheitsmaßnahmen oder Erhalt von Zugriffsdaten in das Konto eingibt. Der Kunde ist verpflichtet, technische Maßnahmen und Vorsichtsmaßnahmen zu treffen, um solche Risiken zu minimieren, insbesondere durch den Einsatz geeigneter Antivirensoftware und die Wahrung der Vertraulichkeit der Daten, die zur Anmeldung im B2B-System verwendet werden. Der Administrator ist nicht verantwortlich für unbefugten Zugriff Dritter auf das Kundenkonto. </w:delText>
        </w:r>
      </w:del>
    </w:p>
    <w:p w14:paraId="677DC338" w14:textId="0FAA759C" w:rsidR="006334FB" w:rsidRPr="001E76B3" w:rsidDel="001E76B3" w:rsidRDefault="006334FB" w:rsidP="006116D7">
      <w:pPr>
        <w:pStyle w:val="NormalnyWeb"/>
        <w:shd w:val="clear" w:color="auto" w:fill="FFFFFF"/>
        <w:spacing w:before="0" w:beforeAutospacing="0" w:after="0" w:afterAutospacing="0"/>
        <w:rPr>
          <w:del w:id="193" w:author="Paweł Woroniecki" w:date="2026-01-29T12:39:00Z" w16du:dateUtc="2026-01-29T11:39:00Z"/>
          <w:rFonts w:ascii="Arial" w:hAnsi="Arial" w:cs="Arial"/>
          <w:color w:val="212529"/>
          <w:sz w:val="22"/>
          <w:szCs w:val="22"/>
        </w:rPr>
      </w:pPr>
    </w:p>
    <w:p w14:paraId="7FA30423" w14:textId="40ECD02A" w:rsidR="006116D7" w:rsidRPr="001E76B3" w:rsidDel="001E76B3" w:rsidRDefault="006116D7" w:rsidP="006116D7">
      <w:pPr>
        <w:pStyle w:val="NormalnyWeb"/>
        <w:shd w:val="clear" w:color="auto" w:fill="FFFFFF"/>
        <w:spacing w:before="0" w:beforeAutospacing="0" w:after="0" w:afterAutospacing="0"/>
        <w:rPr>
          <w:del w:id="194" w:author="Paweł Woroniecki" w:date="2026-01-29T12:39:00Z" w16du:dateUtc="2026-01-29T11:39:00Z"/>
          <w:rFonts w:ascii="Arial" w:hAnsi="Arial" w:cs="Arial"/>
          <w:color w:val="212529"/>
          <w:sz w:val="22"/>
          <w:szCs w:val="22"/>
        </w:rPr>
      </w:pPr>
      <w:del w:id="195" w:author="Paweł Woroniecki" w:date="2026-01-29T12:39:00Z" w16du:dateUtc="2026-01-29T11:39:00Z">
        <w:r w:rsidRPr="001E76B3" w:rsidDel="001E76B3">
          <w:rPr>
            <w:rFonts w:ascii="Arial" w:hAnsi="Arial" w:cs="Arial"/>
            <w:color w:val="212529"/>
            <w:sz w:val="22"/>
            <w:szCs w:val="22"/>
          </w:rPr>
          <w:delText>5. Dem Kunden ist es untersagt, irgendeine Tätigkeit über oder durch das B2B-System durchzuführen, die die Interessen des Administrators verletz</w:delText>
        </w:r>
        <w:r w:rsidR="000C2D8A" w:rsidRPr="001E76B3" w:rsidDel="001E76B3">
          <w:rPr>
            <w:rFonts w:ascii="Arial" w:hAnsi="Arial" w:cs="Arial"/>
            <w:color w:val="212529"/>
            <w:sz w:val="22"/>
            <w:szCs w:val="22"/>
          </w:rPr>
          <w:delText>en</w:delText>
        </w:r>
        <w:r w:rsidRPr="001E76B3" w:rsidDel="001E76B3">
          <w:rPr>
            <w:rFonts w:ascii="Arial" w:hAnsi="Arial" w:cs="Arial"/>
            <w:color w:val="212529"/>
            <w:sz w:val="22"/>
            <w:szCs w:val="22"/>
          </w:rPr>
          <w:delText xml:space="preserve"> oder rechtswidrig oder gegen gute Praxis verst</w:delText>
        </w:r>
        <w:r w:rsidR="000C2D8A" w:rsidRPr="001E76B3" w:rsidDel="001E76B3">
          <w:rPr>
            <w:rFonts w:ascii="Arial" w:hAnsi="Arial" w:cs="Arial"/>
            <w:color w:val="212529"/>
            <w:sz w:val="22"/>
            <w:szCs w:val="22"/>
          </w:rPr>
          <w:delText>oßen</w:delText>
        </w:r>
        <w:r w:rsidRPr="001E76B3" w:rsidDel="001E76B3">
          <w:rPr>
            <w:rFonts w:ascii="Arial" w:hAnsi="Arial" w:cs="Arial"/>
            <w:color w:val="212529"/>
            <w:sz w:val="22"/>
            <w:szCs w:val="22"/>
          </w:rPr>
          <w:delText xml:space="preserve">, insbesondere </w:delText>
        </w:r>
        <w:r w:rsidR="009D1584" w:rsidRPr="001E76B3" w:rsidDel="001E76B3">
          <w:rPr>
            <w:rFonts w:ascii="Arial" w:hAnsi="Arial" w:cs="Arial"/>
            <w:color w:val="212529"/>
            <w:sz w:val="22"/>
            <w:szCs w:val="22"/>
          </w:rPr>
          <w:delText>das Aufgeben</w:delText>
        </w:r>
        <w:r w:rsidRPr="001E76B3" w:rsidDel="001E76B3">
          <w:rPr>
            <w:rFonts w:ascii="Arial" w:hAnsi="Arial" w:cs="Arial"/>
            <w:color w:val="212529"/>
            <w:sz w:val="22"/>
            <w:szCs w:val="22"/>
          </w:rPr>
          <w:delText xml:space="preserve"> von Bestellungen mit den personenbezogenen Daten einer anderen Einrichtung oder in einer Weise, die den Verdacht auf die Nutzung von Werkzeugen rechtfertig</w:delText>
        </w:r>
        <w:r w:rsidR="00FE057D" w:rsidRPr="001E76B3" w:rsidDel="001E76B3">
          <w:rPr>
            <w:rFonts w:ascii="Arial" w:hAnsi="Arial" w:cs="Arial"/>
            <w:color w:val="212529"/>
            <w:sz w:val="22"/>
            <w:szCs w:val="22"/>
          </w:rPr>
          <w:delText>t</w:delText>
        </w:r>
        <w:r w:rsidRPr="001E76B3" w:rsidDel="001E76B3">
          <w:rPr>
            <w:rFonts w:ascii="Arial" w:hAnsi="Arial" w:cs="Arial"/>
            <w:color w:val="212529"/>
            <w:sz w:val="22"/>
            <w:szCs w:val="22"/>
          </w:rPr>
          <w:delText>, die den Bestellprozess automatisieren.</w:delText>
        </w:r>
      </w:del>
    </w:p>
    <w:p w14:paraId="219FB3C9" w14:textId="57FABDF0" w:rsidR="009D1584" w:rsidRPr="001E76B3" w:rsidDel="001E76B3" w:rsidRDefault="009D1584" w:rsidP="006116D7">
      <w:pPr>
        <w:pStyle w:val="NormalnyWeb"/>
        <w:shd w:val="clear" w:color="auto" w:fill="FFFFFF"/>
        <w:spacing w:before="0" w:beforeAutospacing="0" w:after="0" w:afterAutospacing="0"/>
        <w:rPr>
          <w:del w:id="196" w:author="Paweł Woroniecki" w:date="2026-01-29T12:39:00Z" w16du:dateUtc="2026-01-29T11:39:00Z"/>
          <w:rFonts w:ascii="Arial" w:hAnsi="Arial" w:cs="Arial"/>
          <w:color w:val="212529"/>
          <w:sz w:val="22"/>
          <w:szCs w:val="22"/>
        </w:rPr>
      </w:pPr>
    </w:p>
    <w:p w14:paraId="2BE2AE20" w14:textId="707C0199" w:rsidR="006116D7" w:rsidRPr="001E76B3" w:rsidDel="001E76B3" w:rsidRDefault="006116D7" w:rsidP="006116D7">
      <w:pPr>
        <w:pStyle w:val="NormalnyWeb"/>
        <w:shd w:val="clear" w:color="auto" w:fill="FFFFFF"/>
        <w:spacing w:before="0" w:beforeAutospacing="0" w:after="0" w:afterAutospacing="0"/>
        <w:rPr>
          <w:del w:id="197" w:author="Paweł Woroniecki" w:date="2026-01-29T12:39:00Z" w16du:dateUtc="2026-01-29T11:39:00Z"/>
          <w:rFonts w:ascii="Arial" w:hAnsi="Arial" w:cs="Arial"/>
          <w:color w:val="212529"/>
          <w:sz w:val="22"/>
          <w:szCs w:val="22"/>
        </w:rPr>
      </w:pPr>
      <w:del w:id="198" w:author="Paweł Woroniecki" w:date="2026-01-29T12:39:00Z" w16du:dateUtc="2026-01-29T11:39:00Z">
        <w:r w:rsidRPr="001E76B3" w:rsidDel="001E76B3">
          <w:rPr>
            <w:rFonts w:ascii="Arial" w:hAnsi="Arial" w:cs="Arial"/>
            <w:color w:val="212529"/>
            <w:sz w:val="22"/>
            <w:szCs w:val="22"/>
          </w:rPr>
          <w:delText>6. Die Nutzung des B2B-Systems durch den Kunden ist kostenlos.</w:delText>
        </w:r>
      </w:del>
    </w:p>
    <w:p w14:paraId="74A53FBF" w14:textId="60564503" w:rsidR="00125120" w:rsidRPr="001E76B3" w:rsidDel="001E76B3" w:rsidRDefault="00125120" w:rsidP="006116D7">
      <w:pPr>
        <w:pStyle w:val="NormalnyWeb"/>
        <w:shd w:val="clear" w:color="auto" w:fill="FFFFFF"/>
        <w:spacing w:before="0" w:beforeAutospacing="0" w:after="0" w:afterAutospacing="0"/>
        <w:rPr>
          <w:del w:id="199" w:author="Paweł Woroniecki" w:date="2026-01-29T12:39:00Z" w16du:dateUtc="2026-01-29T11:39:00Z"/>
          <w:rFonts w:ascii="Arial" w:hAnsi="Arial" w:cs="Arial"/>
          <w:color w:val="212529"/>
          <w:sz w:val="22"/>
          <w:szCs w:val="22"/>
        </w:rPr>
      </w:pPr>
    </w:p>
    <w:p w14:paraId="323EBB65" w14:textId="1CB614CA" w:rsidR="006116D7" w:rsidRPr="001E76B3" w:rsidDel="001E76B3" w:rsidRDefault="006116D7" w:rsidP="006116D7">
      <w:pPr>
        <w:pStyle w:val="NormalnyWeb"/>
        <w:shd w:val="clear" w:color="auto" w:fill="FFFFFF"/>
        <w:spacing w:before="0" w:beforeAutospacing="0" w:after="0" w:afterAutospacing="0"/>
        <w:rPr>
          <w:del w:id="200" w:author="Paweł Woroniecki" w:date="2026-01-29T12:39:00Z" w16du:dateUtc="2026-01-29T11:39:00Z"/>
          <w:rFonts w:ascii="Arial" w:hAnsi="Arial" w:cs="Arial"/>
          <w:color w:val="212529"/>
          <w:sz w:val="22"/>
          <w:szCs w:val="22"/>
        </w:rPr>
      </w:pPr>
      <w:del w:id="201" w:author="Paweł Woroniecki" w:date="2026-01-29T12:39:00Z" w16du:dateUtc="2026-01-29T11:39:00Z">
        <w:r w:rsidRPr="001E76B3" w:rsidDel="001E76B3">
          <w:rPr>
            <w:rFonts w:ascii="Arial" w:hAnsi="Arial" w:cs="Arial"/>
            <w:color w:val="212529"/>
            <w:sz w:val="22"/>
            <w:szCs w:val="22"/>
          </w:rPr>
          <w:delText xml:space="preserve">7. Die Bereitstellung falscher Daten durch den Kunden, einschließlich personenbezogener Daten, Adresse, Kontaktdaten oder Kontaktinformationen, kann die Ausführung der Bestellung des Kunden sowie die Erbringung aller sonstigen elektronisch erbrachten Dienstleistungen verhindern oder behindern. Der Administrator haftet nicht für etwaige Schäden, die </w:delText>
        </w:r>
        <w:r w:rsidR="00494C24" w:rsidRPr="001E76B3" w:rsidDel="001E76B3">
          <w:rPr>
            <w:rFonts w:ascii="Arial" w:hAnsi="Arial" w:cs="Arial"/>
            <w:color w:val="212529"/>
            <w:sz w:val="22"/>
            <w:szCs w:val="22"/>
          </w:rPr>
          <w:delText>hieraus</w:delText>
        </w:r>
        <w:r w:rsidRPr="001E76B3" w:rsidDel="001E76B3">
          <w:rPr>
            <w:rFonts w:ascii="Arial" w:hAnsi="Arial" w:cs="Arial"/>
            <w:color w:val="212529"/>
            <w:sz w:val="22"/>
            <w:szCs w:val="22"/>
          </w:rPr>
          <w:delText xml:space="preserve"> entstehen.</w:delText>
        </w:r>
      </w:del>
    </w:p>
    <w:p w14:paraId="17E546AC" w14:textId="10485C08" w:rsidR="00A91C76" w:rsidRPr="001E76B3" w:rsidDel="001E76B3" w:rsidRDefault="00A91C76" w:rsidP="006116D7">
      <w:pPr>
        <w:pStyle w:val="NormalnyWeb"/>
        <w:shd w:val="clear" w:color="auto" w:fill="FFFFFF"/>
        <w:spacing w:before="0" w:beforeAutospacing="0" w:after="0" w:afterAutospacing="0"/>
        <w:rPr>
          <w:del w:id="202" w:author="Paweł Woroniecki" w:date="2026-01-29T12:39:00Z" w16du:dateUtc="2026-01-29T11:39:00Z"/>
          <w:rFonts w:ascii="Arial" w:hAnsi="Arial" w:cs="Arial"/>
          <w:color w:val="212529"/>
          <w:sz w:val="22"/>
          <w:szCs w:val="22"/>
        </w:rPr>
      </w:pPr>
    </w:p>
    <w:p w14:paraId="2BA7ED41" w14:textId="645AD9DA" w:rsidR="006116D7" w:rsidRPr="001E76B3" w:rsidDel="001E76B3" w:rsidRDefault="006116D7" w:rsidP="006116D7">
      <w:pPr>
        <w:pStyle w:val="NormalnyWeb"/>
        <w:shd w:val="clear" w:color="auto" w:fill="FFFFFF"/>
        <w:spacing w:before="0" w:beforeAutospacing="0" w:after="0" w:afterAutospacing="0"/>
        <w:rPr>
          <w:del w:id="203" w:author="Paweł Woroniecki" w:date="2026-01-29T12:39:00Z" w16du:dateUtc="2026-01-29T11:39:00Z"/>
          <w:rFonts w:ascii="Arial" w:hAnsi="Arial" w:cs="Arial"/>
          <w:color w:val="212529"/>
          <w:sz w:val="22"/>
          <w:szCs w:val="22"/>
        </w:rPr>
      </w:pPr>
      <w:del w:id="204" w:author="Paweł Woroniecki" w:date="2026-01-29T12:39:00Z" w16du:dateUtc="2026-01-29T11:39:00Z">
        <w:r w:rsidRPr="001E76B3" w:rsidDel="001E76B3">
          <w:rPr>
            <w:rFonts w:ascii="Arial" w:hAnsi="Arial" w:cs="Arial"/>
            <w:color w:val="212529"/>
            <w:sz w:val="22"/>
            <w:szCs w:val="22"/>
          </w:rPr>
          <w:delText xml:space="preserve">8. Das Einloggen in das B2B-System und die Bestätigung der </w:delText>
        </w:r>
        <w:r w:rsidR="003B24FC" w:rsidRPr="001E76B3" w:rsidDel="001E76B3">
          <w:rPr>
            <w:rFonts w:ascii="Arial" w:hAnsi="Arial" w:cs="Arial"/>
            <w:color w:val="212529"/>
            <w:sz w:val="22"/>
            <w:szCs w:val="22"/>
          </w:rPr>
          <w:delText>Nutzungs</w:delText>
        </w:r>
        <w:r w:rsidR="00D476D1" w:rsidRPr="001E76B3" w:rsidDel="001E76B3">
          <w:rPr>
            <w:rFonts w:ascii="Arial" w:hAnsi="Arial" w:cs="Arial"/>
            <w:color w:val="212529"/>
            <w:sz w:val="22"/>
            <w:szCs w:val="22"/>
          </w:rPr>
          <w:delText xml:space="preserve">- und </w:delText>
        </w:r>
        <w:r w:rsidR="00374288" w:rsidRPr="001E76B3" w:rsidDel="001E76B3">
          <w:rPr>
            <w:rFonts w:ascii="Arial" w:hAnsi="Arial" w:cs="Arial"/>
            <w:color w:val="212529"/>
            <w:sz w:val="22"/>
            <w:szCs w:val="22"/>
          </w:rPr>
          <w:delText>Datenschutz</w:delText>
        </w:r>
        <w:r w:rsidRPr="001E76B3" w:rsidDel="001E76B3">
          <w:rPr>
            <w:rFonts w:ascii="Arial" w:hAnsi="Arial" w:cs="Arial"/>
            <w:color w:val="212529"/>
            <w:sz w:val="22"/>
            <w:szCs w:val="22"/>
          </w:rPr>
          <w:delText>bedingungen stellt eine Erklärung des Kunden dar, dass er den Status eines Unternehmers oder Einzelunternehmers hat und dass es keinen Grund gibt, ihn als Verbraucher zu betrachten.</w:delText>
        </w:r>
      </w:del>
    </w:p>
    <w:p w14:paraId="26AAE1F0" w14:textId="0C64795C" w:rsidR="00E00A33" w:rsidRPr="001E76B3" w:rsidDel="001E76B3" w:rsidRDefault="00E00A33" w:rsidP="006116D7">
      <w:pPr>
        <w:pStyle w:val="NormalnyWeb"/>
        <w:shd w:val="clear" w:color="auto" w:fill="FFFFFF"/>
        <w:spacing w:before="0" w:beforeAutospacing="0" w:after="0" w:afterAutospacing="0"/>
        <w:rPr>
          <w:del w:id="205" w:author="Paweł Woroniecki" w:date="2026-01-29T12:39:00Z" w16du:dateUtc="2026-01-29T11:39:00Z"/>
          <w:rFonts w:ascii="Arial" w:hAnsi="Arial" w:cs="Arial"/>
          <w:color w:val="212529"/>
          <w:sz w:val="22"/>
          <w:szCs w:val="22"/>
        </w:rPr>
      </w:pPr>
    </w:p>
    <w:p w14:paraId="1321403E" w14:textId="059066E3" w:rsidR="00EC1CA7" w:rsidRPr="001E76B3" w:rsidDel="001E76B3" w:rsidRDefault="00EC1CA7" w:rsidP="006116D7">
      <w:pPr>
        <w:pStyle w:val="NormalnyWeb"/>
        <w:shd w:val="clear" w:color="auto" w:fill="FFFFFF"/>
        <w:spacing w:before="0" w:beforeAutospacing="0" w:after="0" w:afterAutospacing="0"/>
        <w:rPr>
          <w:del w:id="206" w:author="Paweł Woroniecki" w:date="2026-01-29T12:39:00Z" w16du:dateUtc="2026-01-29T11:39:00Z"/>
          <w:rFonts w:ascii="Arial" w:hAnsi="Arial" w:cs="Arial"/>
          <w:color w:val="212529"/>
          <w:sz w:val="22"/>
          <w:szCs w:val="22"/>
        </w:rPr>
      </w:pPr>
    </w:p>
    <w:p w14:paraId="6445AF1A" w14:textId="3A792A4E" w:rsidR="006116D7" w:rsidRPr="001E76B3" w:rsidDel="001E76B3" w:rsidRDefault="006116D7" w:rsidP="009A0003">
      <w:pPr>
        <w:pStyle w:val="NormalnyWeb"/>
        <w:shd w:val="clear" w:color="auto" w:fill="FFFFFF"/>
        <w:spacing w:before="0" w:beforeAutospacing="0" w:after="0" w:afterAutospacing="0"/>
        <w:jc w:val="center"/>
        <w:rPr>
          <w:del w:id="207" w:author="Paweł Woroniecki" w:date="2026-01-29T12:39:00Z" w16du:dateUtc="2026-01-29T11:39:00Z"/>
          <w:rFonts w:ascii="Arial" w:hAnsi="Arial" w:cs="Arial"/>
          <w:i/>
          <w:iCs/>
          <w:color w:val="212529"/>
          <w:sz w:val="22"/>
          <w:szCs w:val="22"/>
        </w:rPr>
      </w:pPr>
      <w:del w:id="208" w:author="Paweł Woroniecki" w:date="2026-01-29T12:39:00Z" w16du:dateUtc="2026-01-29T11:39:00Z">
        <w:r w:rsidRPr="001E76B3" w:rsidDel="001E76B3">
          <w:rPr>
            <w:rFonts w:ascii="Arial" w:hAnsi="Arial" w:cs="Arial"/>
            <w:i/>
            <w:iCs/>
            <w:color w:val="212529"/>
            <w:sz w:val="22"/>
            <w:szCs w:val="22"/>
          </w:rPr>
          <w:delText>§</w:delText>
        </w:r>
        <w:r w:rsidR="00A52914" w:rsidRPr="001E76B3" w:rsidDel="001E76B3">
          <w:rPr>
            <w:rFonts w:ascii="Arial" w:hAnsi="Arial" w:cs="Arial"/>
            <w:i/>
            <w:iCs/>
            <w:color w:val="212529"/>
            <w:sz w:val="22"/>
            <w:szCs w:val="22"/>
          </w:rPr>
          <w:delText xml:space="preserve"> </w:delText>
        </w:r>
        <w:r w:rsidRPr="001E76B3" w:rsidDel="001E76B3">
          <w:rPr>
            <w:rFonts w:ascii="Arial" w:hAnsi="Arial" w:cs="Arial"/>
            <w:i/>
            <w:iCs/>
            <w:color w:val="212529"/>
            <w:sz w:val="22"/>
            <w:szCs w:val="22"/>
          </w:rPr>
          <w:delText>3. Bestellungen aufgeben</w:delText>
        </w:r>
      </w:del>
    </w:p>
    <w:p w14:paraId="678019FD" w14:textId="5558C38F" w:rsidR="00C736E8" w:rsidRPr="001E76B3" w:rsidDel="001E76B3" w:rsidRDefault="00C736E8" w:rsidP="009A0003">
      <w:pPr>
        <w:pStyle w:val="NormalnyWeb"/>
        <w:shd w:val="clear" w:color="auto" w:fill="FFFFFF"/>
        <w:spacing w:before="0" w:beforeAutospacing="0" w:after="0" w:afterAutospacing="0"/>
        <w:jc w:val="center"/>
        <w:rPr>
          <w:del w:id="209" w:author="Paweł Woroniecki" w:date="2026-01-29T12:39:00Z" w16du:dateUtc="2026-01-29T11:39:00Z"/>
          <w:rFonts w:ascii="Arial" w:hAnsi="Arial" w:cs="Arial"/>
          <w:color w:val="212529"/>
          <w:sz w:val="22"/>
          <w:szCs w:val="22"/>
        </w:rPr>
      </w:pPr>
    </w:p>
    <w:p w14:paraId="605B6624" w14:textId="40EC3FF7" w:rsidR="006116D7" w:rsidRPr="001E76B3" w:rsidDel="001E76B3" w:rsidRDefault="00CD25FB" w:rsidP="00CD25FB">
      <w:pPr>
        <w:pStyle w:val="NormalnyWeb"/>
        <w:shd w:val="clear" w:color="auto" w:fill="FFFFFF"/>
        <w:spacing w:before="0" w:beforeAutospacing="0" w:after="0" w:afterAutospacing="0"/>
        <w:rPr>
          <w:del w:id="210" w:author="Paweł Woroniecki" w:date="2026-01-29T12:39:00Z" w16du:dateUtc="2026-01-29T11:39:00Z"/>
          <w:rFonts w:ascii="Arial" w:hAnsi="Arial" w:cs="Arial"/>
          <w:color w:val="212529"/>
          <w:sz w:val="22"/>
          <w:szCs w:val="22"/>
        </w:rPr>
      </w:pPr>
      <w:del w:id="211" w:author="Paweł Woroniecki" w:date="2026-01-29T12:39:00Z" w16du:dateUtc="2026-01-29T11:39:00Z">
        <w:r w:rsidRPr="001E76B3" w:rsidDel="001E76B3">
          <w:rPr>
            <w:rFonts w:ascii="Arial" w:hAnsi="Arial" w:cs="Arial"/>
            <w:color w:val="212529"/>
            <w:sz w:val="22"/>
            <w:szCs w:val="22"/>
          </w:rPr>
          <w:delText>1. D</w:delText>
        </w:r>
        <w:r w:rsidR="006116D7" w:rsidRPr="001E76B3" w:rsidDel="001E76B3">
          <w:rPr>
            <w:rFonts w:ascii="Arial" w:hAnsi="Arial" w:cs="Arial"/>
            <w:color w:val="212529"/>
            <w:sz w:val="22"/>
            <w:szCs w:val="22"/>
          </w:rPr>
          <w:delText>ie Informationen und Beschreibungen der im B2B-System bereitgestellten</w:delText>
        </w:r>
        <w:r w:rsidRPr="001E76B3" w:rsidDel="001E76B3">
          <w:rPr>
            <w:rFonts w:ascii="Arial" w:hAnsi="Arial" w:cs="Arial"/>
            <w:color w:val="212529"/>
            <w:sz w:val="22"/>
            <w:szCs w:val="22"/>
          </w:rPr>
          <w:delText xml:space="preserve"> </w:delText>
        </w:r>
        <w:r w:rsidR="006116D7" w:rsidRPr="001E76B3" w:rsidDel="001E76B3">
          <w:rPr>
            <w:rFonts w:ascii="Arial" w:hAnsi="Arial" w:cs="Arial"/>
            <w:color w:val="212529"/>
            <w:sz w:val="22"/>
            <w:szCs w:val="22"/>
          </w:rPr>
          <w:delText>Waren stellen ein</w:delText>
        </w:r>
        <w:r w:rsidR="004052CE" w:rsidRPr="001E76B3" w:rsidDel="001E76B3">
          <w:rPr>
            <w:rFonts w:ascii="Arial" w:hAnsi="Arial" w:cs="Arial"/>
            <w:color w:val="212529"/>
            <w:sz w:val="22"/>
            <w:szCs w:val="22"/>
          </w:rPr>
          <w:delText>e</w:delText>
        </w:r>
        <w:r w:rsidR="006116D7" w:rsidRPr="001E76B3" w:rsidDel="001E76B3">
          <w:rPr>
            <w:rFonts w:ascii="Arial" w:hAnsi="Arial" w:cs="Arial"/>
            <w:color w:val="212529"/>
            <w:sz w:val="22"/>
            <w:szCs w:val="22"/>
          </w:rPr>
          <w:delText xml:space="preserve"> </w:delText>
        </w:r>
      </w:del>
      <w:ins w:id="212" w:author="Tim Tovornik Luxan DE" w:date="2026-01-07T16:22:00Z" w16du:dateUtc="2026-01-07T15:22:00Z">
        <w:del w:id="213" w:author="Paweł Woroniecki" w:date="2026-01-29T12:39:00Z" w16du:dateUtc="2026-01-29T11:39:00Z">
          <w:r w:rsidR="001D30A8" w:rsidRPr="001E76B3" w:rsidDel="001E76B3">
            <w:rPr>
              <w:rFonts w:ascii="Arial" w:hAnsi="Arial" w:cs="Arial"/>
              <w:color w:val="212529"/>
              <w:sz w:val="22"/>
              <w:szCs w:val="22"/>
            </w:rPr>
            <w:delText>Möglichkeit</w:delText>
          </w:r>
        </w:del>
      </w:ins>
      <w:del w:id="214" w:author="Paweł Woroniecki" w:date="2026-01-29T12:39:00Z" w16du:dateUtc="2026-01-29T11:39:00Z">
        <w:r w:rsidR="006116D7" w:rsidRPr="001E76B3" w:rsidDel="001E76B3">
          <w:rPr>
            <w:rFonts w:ascii="Arial" w:hAnsi="Arial" w:cs="Arial"/>
            <w:color w:val="212529"/>
            <w:sz w:val="22"/>
            <w:szCs w:val="22"/>
          </w:rPr>
          <w:delText>Einladung für den Kunden dar, Angebote</w:delText>
        </w:r>
      </w:del>
      <w:ins w:id="215" w:author="Tim Tovornik Luxan DE" w:date="2026-01-07T16:22:00Z" w16du:dateUtc="2026-01-07T15:22:00Z">
        <w:del w:id="216" w:author="Paweł Woroniecki" w:date="2026-01-29T12:39:00Z" w16du:dateUtc="2026-01-29T11:39:00Z">
          <w:r w:rsidR="001D30A8" w:rsidRPr="001E76B3" w:rsidDel="001E76B3">
            <w:rPr>
              <w:rFonts w:ascii="Arial" w:hAnsi="Arial" w:cs="Arial"/>
              <w:color w:val="212529"/>
              <w:sz w:val="22"/>
              <w:szCs w:val="22"/>
            </w:rPr>
            <w:delText xml:space="preserve"> zu erstellen und Bestellungen</w:delText>
          </w:r>
        </w:del>
      </w:ins>
      <w:del w:id="217" w:author="Paweł Woroniecki" w:date="2026-01-29T12:39:00Z" w16du:dateUtc="2026-01-29T11:39:00Z">
        <w:r w:rsidR="006116D7" w:rsidRPr="001E76B3" w:rsidDel="001E76B3">
          <w:rPr>
            <w:rFonts w:ascii="Arial" w:hAnsi="Arial" w:cs="Arial"/>
            <w:color w:val="212529"/>
            <w:sz w:val="22"/>
            <w:szCs w:val="22"/>
          </w:rPr>
          <w:delText xml:space="preserve"> </w:delText>
        </w:r>
      </w:del>
      <w:ins w:id="218" w:author="Tim Tovornik Luxan DE" w:date="2026-01-07T16:24:00Z" w16du:dateUtc="2026-01-07T15:24:00Z">
        <w:del w:id="219" w:author="Paweł Woroniecki" w:date="2026-01-29T12:39:00Z" w16du:dateUtc="2026-01-29T11:39:00Z">
          <w:r w:rsidR="001D30A8" w:rsidRPr="001E76B3" w:rsidDel="001E76B3">
            <w:rPr>
              <w:rFonts w:ascii="Arial" w:hAnsi="Arial" w:cs="Arial"/>
              <w:color w:val="212529"/>
              <w:sz w:val="22"/>
              <w:szCs w:val="22"/>
            </w:rPr>
            <w:delText>abzusenden</w:delText>
          </w:r>
        </w:del>
      </w:ins>
      <w:del w:id="220" w:author="Paweł Woroniecki" w:date="2026-01-29T12:39:00Z" w16du:dateUtc="2026-01-29T11:39:00Z">
        <w:r w:rsidR="006116D7" w:rsidRPr="001E76B3" w:rsidDel="001E76B3">
          <w:rPr>
            <w:rFonts w:ascii="Arial" w:hAnsi="Arial" w:cs="Arial"/>
            <w:color w:val="212529"/>
            <w:sz w:val="22"/>
            <w:szCs w:val="22"/>
          </w:rPr>
          <w:delText xml:space="preserve">abzugeben. Kunden </w:delText>
        </w:r>
      </w:del>
      <w:ins w:id="221" w:author="Tim Tovornik Luxan DE" w:date="2026-01-07T16:24:00Z" w16du:dateUtc="2026-01-07T15:24:00Z">
        <w:del w:id="222" w:author="Paweł Woroniecki" w:date="2026-01-29T12:39:00Z" w16du:dateUtc="2026-01-29T11:39:00Z">
          <w:r w:rsidR="001D30A8" w:rsidRPr="001E76B3" w:rsidDel="001E76B3">
            <w:rPr>
              <w:rFonts w:ascii="Arial" w:hAnsi="Arial" w:cs="Arial"/>
              <w:color w:val="212529"/>
              <w:sz w:val="22"/>
              <w:szCs w:val="22"/>
            </w:rPr>
            <w:delText>senden</w:delText>
          </w:r>
        </w:del>
      </w:ins>
      <w:del w:id="223" w:author="Paweł Woroniecki" w:date="2026-01-29T12:39:00Z" w16du:dateUtc="2026-01-29T11:39:00Z">
        <w:r w:rsidR="006116D7" w:rsidRPr="001E76B3" w:rsidDel="001E76B3">
          <w:rPr>
            <w:rFonts w:ascii="Arial" w:hAnsi="Arial" w:cs="Arial"/>
            <w:color w:val="212529"/>
            <w:sz w:val="22"/>
            <w:szCs w:val="22"/>
          </w:rPr>
          <w:delText xml:space="preserve">geben </w:delText>
        </w:r>
      </w:del>
      <w:ins w:id="224" w:author="Tim Tovornik Luxan DE" w:date="2026-01-09T10:09:00Z" w16du:dateUtc="2026-01-09T09:09:00Z">
        <w:del w:id="225" w:author="Paweł Woroniecki" w:date="2026-01-29T12:39:00Z" w16du:dateUtc="2026-01-29T11:39:00Z">
          <w:r w:rsidR="001F4B05" w:rsidRPr="001E76B3" w:rsidDel="001E76B3">
            <w:rPr>
              <w:rFonts w:ascii="Arial" w:hAnsi="Arial" w:cs="Arial"/>
              <w:color w:val="212529"/>
              <w:sz w:val="22"/>
              <w:szCs w:val="22"/>
            </w:rPr>
            <w:delText>Bestellungen</w:delText>
          </w:r>
        </w:del>
      </w:ins>
      <w:del w:id="226" w:author="Paweł Woroniecki" w:date="2026-01-29T12:39:00Z" w16du:dateUtc="2026-01-29T11:39:00Z">
        <w:r w:rsidR="006116D7" w:rsidRPr="001E76B3" w:rsidDel="001E76B3">
          <w:rPr>
            <w:rFonts w:ascii="Arial" w:hAnsi="Arial" w:cs="Arial"/>
            <w:color w:val="212529"/>
            <w:sz w:val="22"/>
            <w:szCs w:val="22"/>
          </w:rPr>
          <w:delText xml:space="preserve">Angebote ab, indem sie </w:delText>
        </w:r>
      </w:del>
      <w:ins w:id="227" w:author="Tim Tovornik Luxan DE" w:date="2026-01-07T16:25:00Z" w16du:dateUtc="2026-01-07T15:25:00Z">
        <w:del w:id="228" w:author="Paweł Woroniecki" w:date="2026-01-29T12:39:00Z" w16du:dateUtc="2026-01-29T11:39:00Z">
          <w:r w:rsidR="001D30A8" w:rsidRPr="001E76B3" w:rsidDel="001E76B3">
            <w:rPr>
              <w:rFonts w:ascii="Arial" w:hAnsi="Arial" w:cs="Arial"/>
              <w:color w:val="212529"/>
              <w:sz w:val="22"/>
              <w:szCs w:val="22"/>
            </w:rPr>
            <w:delText>Angebote</w:delText>
          </w:r>
        </w:del>
      </w:ins>
      <w:del w:id="229" w:author="Paweł Woroniecki" w:date="2026-01-29T12:39:00Z" w16du:dateUtc="2026-01-29T11:39:00Z">
        <w:r w:rsidR="006116D7" w:rsidRPr="001E76B3" w:rsidDel="001E76B3">
          <w:rPr>
            <w:rFonts w:ascii="Arial" w:hAnsi="Arial" w:cs="Arial"/>
            <w:color w:val="212529"/>
            <w:sz w:val="22"/>
            <w:szCs w:val="22"/>
          </w:rPr>
          <w:delText xml:space="preserve">Bestellungen über das B2B-System </w:delText>
        </w:r>
      </w:del>
      <w:ins w:id="230" w:author="Tim Tovornik Luxan DE" w:date="2026-01-07T16:25:00Z" w16du:dateUtc="2026-01-07T15:25:00Z">
        <w:del w:id="231" w:author="Paweł Woroniecki" w:date="2026-01-29T12:39:00Z" w16du:dateUtc="2026-01-29T11:39:00Z">
          <w:r w:rsidR="001D30A8" w:rsidRPr="001E76B3" w:rsidDel="001E76B3">
            <w:rPr>
              <w:rFonts w:ascii="Arial" w:hAnsi="Arial" w:cs="Arial"/>
              <w:color w:val="212529"/>
              <w:sz w:val="22"/>
              <w:szCs w:val="22"/>
            </w:rPr>
            <w:delText>erstellen und absenden</w:delText>
          </w:r>
        </w:del>
      </w:ins>
      <w:del w:id="232" w:author="Paweł Woroniecki" w:date="2026-01-29T12:39:00Z" w16du:dateUtc="2026-01-29T11:39:00Z">
        <w:r w:rsidR="006116D7" w:rsidRPr="001E76B3" w:rsidDel="001E76B3">
          <w:rPr>
            <w:rFonts w:ascii="Arial" w:hAnsi="Arial" w:cs="Arial"/>
            <w:color w:val="212529"/>
            <w:sz w:val="22"/>
            <w:szCs w:val="22"/>
          </w:rPr>
          <w:delText>aufgeben. Bestellungen können rund um die Uhr, 7</w:delText>
        </w:r>
      </w:del>
      <w:ins w:id="233" w:author="Tim Tovornik Luxan DE" w:date="2026-01-07T16:23:00Z" w16du:dateUtc="2026-01-07T15:23:00Z">
        <w:del w:id="234" w:author="Paweł Woroniecki" w:date="2026-01-29T12:39:00Z" w16du:dateUtc="2026-01-29T11:39:00Z">
          <w:r w:rsidR="001D30A8" w:rsidRPr="001E76B3" w:rsidDel="001E76B3">
            <w:rPr>
              <w:rFonts w:ascii="Arial" w:hAnsi="Arial" w:cs="Arial"/>
              <w:color w:val="212529"/>
              <w:sz w:val="22"/>
              <w:szCs w:val="22"/>
            </w:rPr>
            <w:delText>sieben</w:delText>
          </w:r>
        </w:del>
      </w:ins>
      <w:del w:id="235" w:author="Paweł Woroniecki" w:date="2026-01-29T12:39:00Z" w16du:dateUtc="2026-01-29T11:39:00Z">
        <w:r w:rsidR="006116D7" w:rsidRPr="001E76B3" w:rsidDel="001E76B3">
          <w:rPr>
            <w:rFonts w:ascii="Arial" w:hAnsi="Arial" w:cs="Arial"/>
            <w:color w:val="212529"/>
            <w:sz w:val="22"/>
            <w:szCs w:val="22"/>
          </w:rPr>
          <w:delText xml:space="preserve"> Tage die Woche, über das B2B-System aufgegeben werden.</w:delText>
        </w:r>
      </w:del>
    </w:p>
    <w:p w14:paraId="7D0243B4" w14:textId="425EC537" w:rsidR="00805556" w:rsidRPr="001E76B3" w:rsidDel="001E76B3" w:rsidRDefault="00805556" w:rsidP="00C736E8">
      <w:pPr>
        <w:pStyle w:val="NormalnyWeb"/>
        <w:shd w:val="clear" w:color="auto" w:fill="FFFFFF"/>
        <w:spacing w:before="0" w:beforeAutospacing="0" w:after="0" w:afterAutospacing="0"/>
        <w:rPr>
          <w:del w:id="236" w:author="Paweł Woroniecki" w:date="2026-01-29T12:39:00Z" w16du:dateUtc="2026-01-29T11:39:00Z"/>
          <w:rFonts w:ascii="Arial" w:hAnsi="Arial" w:cs="Arial"/>
          <w:color w:val="212529"/>
          <w:sz w:val="22"/>
          <w:szCs w:val="22"/>
        </w:rPr>
      </w:pPr>
    </w:p>
    <w:p w14:paraId="2D6A49EC" w14:textId="64F4E0A2" w:rsidR="006116D7" w:rsidRPr="001E76B3" w:rsidDel="001E76B3" w:rsidRDefault="006116D7" w:rsidP="006116D7">
      <w:pPr>
        <w:pStyle w:val="NormalnyWeb"/>
        <w:shd w:val="clear" w:color="auto" w:fill="FFFFFF"/>
        <w:spacing w:before="0" w:beforeAutospacing="0" w:after="0" w:afterAutospacing="0"/>
        <w:rPr>
          <w:del w:id="237" w:author="Paweł Woroniecki" w:date="2026-01-29T12:39:00Z" w16du:dateUtc="2026-01-29T11:39:00Z"/>
          <w:rFonts w:ascii="Arial" w:hAnsi="Arial" w:cs="Arial"/>
          <w:color w:val="212529"/>
          <w:sz w:val="22"/>
          <w:szCs w:val="22"/>
        </w:rPr>
      </w:pPr>
      <w:del w:id="238" w:author="Paweł Woroniecki" w:date="2026-01-29T12:39:00Z" w16du:dateUtc="2026-01-29T11:39:00Z">
        <w:r w:rsidRPr="001E76B3" w:rsidDel="001E76B3">
          <w:rPr>
            <w:rFonts w:ascii="Arial" w:hAnsi="Arial" w:cs="Arial"/>
            <w:color w:val="212529"/>
            <w:sz w:val="22"/>
            <w:szCs w:val="22"/>
          </w:rPr>
          <w:delText xml:space="preserve">2. Der Administrator übt </w:delText>
        </w:r>
        <w:r w:rsidR="00630C23" w:rsidRPr="001E76B3" w:rsidDel="001E76B3">
          <w:rPr>
            <w:rFonts w:ascii="Arial" w:hAnsi="Arial" w:cs="Arial"/>
            <w:color w:val="212529"/>
            <w:sz w:val="22"/>
            <w:szCs w:val="22"/>
          </w:rPr>
          <w:delText>äußerste</w:delText>
        </w:r>
        <w:r w:rsidRPr="001E76B3" w:rsidDel="001E76B3">
          <w:rPr>
            <w:rFonts w:ascii="Arial" w:hAnsi="Arial" w:cs="Arial"/>
            <w:color w:val="212529"/>
            <w:sz w:val="22"/>
            <w:szCs w:val="22"/>
          </w:rPr>
          <w:delText xml:space="preserve"> Sorgfalt </w:delText>
        </w:r>
        <w:r w:rsidR="00630C23" w:rsidRPr="001E76B3" w:rsidDel="001E76B3">
          <w:rPr>
            <w:rFonts w:ascii="Arial" w:hAnsi="Arial" w:cs="Arial"/>
            <w:color w:val="212529"/>
            <w:sz w:val="22"/>
            <w:szCs w:val="22"/>
          </w:rPr>
          <w:delText>aus</w:delText>
        </w:r>
        <w:r w:rsidRPr="001E76B3" w:rsidDel="001E76B3">
          <w:rPr>
            <w:rFonts w:ascii="Arial" w:hAnsi="Arial" w:cs="Arial"/>
            <w:color w:val="212529"/>
            <w:sz w:val="22"/>
            <w:szCs w:val="22"/>
          </w:rPr>
          <w:delText xml:space="preserve"> und stellt sicher, dass die Beschreibungen und Fotos der Waren im B2B-System so genau wie möglich sind. Die verfügbaren Farben der Waren können je nach den Einstellungen des Monitors, auf dem sie angezeigt werden, variieren. Der </w:delText>
        </w:r>
        <w:r w:rsidR="00FA501C" w:rsidRPr="001E76B3" w:rsidDel="001E76B3">
          <w:rPr>
            <w:rFonts w:ascii="Arial" w:hAnsi="Arial" w:cs="Arial"/>
            <w:color w:val="212529"/>
            <w:sz w:val="22"/>
            <w:szCs w:val="22"/>
          </w:rPr>
          <w:delText>Administrator</w:delText>
        </w:r>
        <w:r w:rsidRPr="001E76B3" w:rsidDel="001E76B3">
          <w:rPr>
            <w:rFonts w:ascii="Arial" w:hAnsi="Arial" w:cs="Arial"/>
            <w:color w:val="212529"/>
            <w:sz w:val="22"/>
            <w:szCs w:val="22"/>
          </w:rPr>
          <w:delText xml:space="preserve"> </w:delText>
        </w:r>
        <w:r w:rsidR="003D1FAD" w:rsidRPr="001E76B3" w:rsidDel="001E76B3">
          <w:rPr>
            <w:rFonts w:ascii="Arial" w:hAnsi="Arial" w:cs="Arial"/>
            <w:color w:val="212529"/>
            <w:sz w:val="22"/>
            <w:szCs w:val="22"/>
          </w:rPr>
          <w:delText xml:space="preserve">übernimmt keine Haftung für </w:delText>
        </w:r>
        <w:r w:rsidRPr="001E76B3" w:rsidDel="001E76B3">
          <w:rPr>
            <w:rFonts w:ascii="Arial" w:hAnsi="Arial" w:cs="Arial"/>
            <w:color w:val="212529"/>
            <w:sz w:val="22"/>
            <w:szCs w:val="22"/>
          </w:rPr>
          <w:delText xml:space="preserve">Abweichungen vom tatsächlichen Erscheinungsbild der Güter, es sei denn, diese Abweichungen werden durch Fahrlässigkeit des </w:delText>
        </w:r>
        <w:r w:rsidR="004500CA" w:rsidRPr="001E76B3" w:rsidDel="001E76B3">
          <w:rPr>
            <w:rFonts w:ascii="Arial" w:hAnsi="Arial" w:cs="Arial"/>
            <w:color w:val="212529"/>
            <w:sz w:val="22"/>
            <w:szCs w:val="22"/>
          </w:rPr>
          <w:delText>Administrators</w:delText>
        </w:r>
        <w:r w:rsidRPr="001E76B3" w:rsidDel="001E76B3">
          <w:rPr>
            <w:rFonts w:ascii="Arial" w:hAnsi="Arial" w:cs="Arial"/>
            <w:color w:val="212529"/>
            <w:sz w:val="22"/>
            <w:szCs w:val="22"/>
          </w:rPr>
          <w:delText xml:space="preserve"> verursacht.</w:delText>
        </w:r>
      </w:del>
    </w:p>
    <w:p w14:paraId="4661ECD2" w14:textId="215A8BDB" w:rsidR="003D1FAD" w:rsidRPr="001E76B3" w:rsidDel="001E76B3" w:rsidRDefault="003D1FAD" w:rsidP="006116D7">
      <w:pPr>
        <w:pStyle w:val="NormalnyWeb"/>
        <w:shd w:val="clear" w:color="auto" w:fill="FFFFFF"/>
        <w:spacing w:before="0" w:beforeAutospacing="0" w:after="0" w:afterAutospacing="0"/>
        <w:rPr>
          <w:del w:id="239" w:author="Paweł Woroniecki" w:date="2026-01-29T12:39:00Z" w16du:dateUtc="2026-01-29T11:39:00Z"/>
          <w:rFonts w:ascii="Arial" w:hAnsi="Arial" w:cs="Arial"/>
          <w:color w:val="212529"/>
          <w:sz w:val="22"/>
          <w:szCs w:val="22"/>
        </w:rPr>
      </w:pPr>
    </w:p>
    <w:p w14:paraId="61A2AA37" w14:textId="34DCC934" w:rsidR="006116D7" w:rsidRPr="001E76B3" w:rsidDel="001E76B3" w:rsidRDefault="006116D7" w:rsidP="006116D7">
      <w:pPr>
        <w:pStyle w:val="NormalnyWeb"/>
        <w:shd w:val="clear" w:color="auto" w:fill="FFFFFF"/>
        <w:spacing w:before="0" w:beforeAutospacing="0" w:after="0" w:afterAutospacing="0"/>
        <w:rPr>
          <w:del w:id="240" w:author="Paweł Woroniecki" w:date="2026-01-29T12:39:00Z" w16du:dateUtc="2026-01-29T11:39:00Z"/>
          <w:rFonts w:ascii="Arial" w:hAnsi="Arial" w:cs="Arial"/>
          <w:color w:val="212529"/>
          <w:sz w:val="22"/>
          <w:szCs w:val="22"/>
        </w:rPr>
      </w:pPr>
      <w:del w:id="241" w:author="Paweł Woroniecki" w:date="2026-01-29T12:39:00Z" w16du:dateUtc="2026-01-29T11:39:00Z">
        <w:r w:rsidRPr="001E76B3" w:rsidDel="001E76B3">
          <w:rPr>
            <w:rFonts w:ascii="Arial" w:hAnsi="Arial" w:cs="Arial"/>
            <w:color w:val="212529"/>
            <w:sz w:val="22"/>
            <w:szCs w:val="22"/>
          </w:rPr>
          <w:delText xml:space="preserve">3. Um das B2B-System zu nutzen, erstellt der Administrator in Absprache mit dem Kunden ein individuelles Konto für den Kunden, </w:delText>
        </w:r>
        <w:r w:rsidR="00024169" w:rsidRPr="001E76B3" w:rsidDel="001E76B3">
          <w:rPr>
            <w:rFonts w:ascii="Arial" w:hAnsi="Arial" w:cs="Arial"/>
            <w:color w:val="212529"/>
            <w:sz w:val="22"/>
            <w:szCs w:val="22"/>
          </w:rPr>
          <w:delText>welches</w:delText>
        </w:r>
        <w:r w:rsidRPr="001E76B3" w:rsidDel="001E76B3">
          <w:rPr>
            <w:rFonts w:ascii="Arial" w:hAnsi="Arial" w:cs="Arial"/>
            <w:color w:val="212529"/>
            <w:sz w:val="22"/>
            <w:szCs w:val="22"/>
          </w:rPr>
          <w:delText xml:space="preserve"> es dem Kunden ermöglicht, Bestellungen im B2B-System aufzugeben. Um sich im B2B-System anzumelden, erhält der Client</w:delText>
        </w:r>
      </w:del>
      <w:ins w:id="242" w:author="Luxan Krawczyk" w:date="2026-01-02T14:21:00Z" w16du:dateUtc="2026-01-02T13:21:00Z">
        <w:del w:id="243" w:author="Paweł Woroniecki" w:date="2026-01-29T12:39:00Z" w16du:dateUtc="2026-01-29T11:39:00Z">
          <w:r w:rsidR="009F020A" w:rsidRPr="001E76B3" w:rsidDel="001E76B3">
            <w:rPr>
              <w:rFonts w:ascii="Arial" w:hAnsi="Arial" w:cs="Arial"/>
              <w:color w:val="212529"/>
              <w:sz w:val="22"/>
              <w:szCs w:val="22"/>
            </w:rPr>
            <w:delText>Kunde</w:delText>
          </w:r>
        </w:del>
      </w:ins>
      <w:del w:id="244" w:author="Paweł Woroniecki" w:date="2026-01-29T12:39:00Z" w16du:dateUtc="2026-01-29T11:39:00Z">
        <w:r w:rsidRPr="001E76B3" w:rsidDel="001E76B3">
          <w:rPr>
            <w:rFonts w:ascii="Arial" w:hAnsi="Arial" w:cs="Arial"/>
            <w:color w:val="212529"/>
            <w:sz w:val="22"/>
            <w:szCs w:val="22"/>
          </w:rPr>
          <w:delText xml:space="preserve"> eine</w:delText>
        </w:r>
        <w:r w:rsidR="00231366" w:rsidRPr="001E76B3" w:rsidDel="001E76B3">
          <w:rPr>
            <w:rFonts w:ascii="Arial" w:hAnsi="Arial" w:cs="Arial"/>
            <w:color w:val="212529"/>
            <w:sz w:val="22"/>
            <w:szCs w:val="22"/>
          </w:rPr>
          <w:delText>n</w:delText>
        </w:r>
        <w:r w:rsidRPr="001E76B3" w:rsidDel="001E76B3">
          <w:rPr>
            <w:rFonts w:ascii="Arial" w:hAnsi="Arial" w:cs="Arial"/>
            <w:color w:val="212529"/>
            <w:sz w:val="22"/>
            <w:szCs w:val="22"/>
          </w:rPr>
          <w:delText xml:space="preserve"> </w:delText>
        </w:r>
        <w:r w:rsidR="00024169" w:rsidRPr="001E76B3" w:rsidDel="001E76B3">
          <w:rPr>
            <w:rFonts w:ascii="Arial" w:hAnsi="Arial" w:cs="Arial"/>
            <w:color w:val="212529"/>
            <w:sz w:val="22"/>
            <w:szCs w:val="22"/>
          </w:rPr>
          <w:delText>Login</w:delText>
        </w:r>
        <w:r w:rsidRPr="001E76B3" w:rsidDel="001E76B3">
          <w:rPr>
            <w:rFonts w:ascii="Arial" w:hAnsi="Arial" w:cs="Arial"/>
            <w:color w:val="212529"/>
            <w:sz w:val="22"/>
            <w:szCs w:val="22"/>
          </w:rPr>
          <w:delText xml:space="preserve"> und ein Passwort vom Administrator, wodurch der </w:delText>
        </w:r>
        <w:r w:rsidR="00231366" w:rsidRPr="001E76B3" w:rsidDel="001E76B3">
          <w:rPr>
            <w:rFonts w:ascii="Arial" w:hAnsi="Arial" w:cs="Arial"/>
            <w:color w:val="212529"/>
            <w:sz w:val="22"/>
            <w:szCs w:val="22"/>
          </w:rPr>
          <w:delText>Kunde</w:delText>
        </w:r>
        <w:r w:rsidRPr="001E76B3" w:rsidDel="001E76B3">
          <w:rPr>
            <w:rFonts w:ascii="Arial" w:hAnsi="Arial" w:cs="Arial"/>
            <w:color w:val="212529"/>
            <w:sz w:val="22"/>
            <w:szCs w:val="22"/>
          </w:rPr>
          <w:delText xml:space="preserve"> sich im B2B-System anmelden kann. Der Kunde erklärt sich bereit, seinen Login und sein Passwort nicht mit anderen Personen oder Einrichtungen zu teilen, und der Kunde ist verantwortlich für etwaige Schäden, die durch die Weitergabe dieser Daten an unbefugte Personen oder Einrichtungen entstehen.</w:delText>
        </w:r>
      </w:del>
    </w:p>
    <w:p w14:paraId="2DC4D9AC" w14:textId="151FA17E" w:rsidR="00231366" w:rsidRPr="001E76B3" w:rsidDel="001E76B3" w:rsidRDefault="00231366" w:rsidP="006116D7">
      <w:pPr>
        <w:pStyle w:val="NormalnyWeb"/>
        <w:shd w:val="clear" w:color="auto" w:fill="FFFFFF"/>
        <w:spacing w:before="0" w:beforeAutospacing="0" w:after="0" w:afterAutospacing="0"/>
        <w:rPr>
          <w:del w:id="245" w:author="Paweł Woroniecki" w:date="2026-01-29T12:39:00Z" w16du:dateUtc="2026-01-29T11:39:00Z"/>
          <w:rFonts w:ascii="Arial" w:hAnsi="Arial" w:cs="Arial"/>
          <w:color w:val="212529"/>
          <w:sz w:val="22"/>
          <w:szCs w:val="22"/>
        </w:rPr>
      </w:pPr>
    </w:p>
    <w:p w14:paraId="3868E4C3" w14:textId="714E5892" w:rsidR="006116D7" w:rsidRPr="001E76B3" w:rsidDel="001E76B3" w:rsidRDefault="006116D7" w:rsidP="006116D7">
      <w:pPr>
        <w:pStyle w:val="NormalnyWeb"/>
        <w:shd w:val="clear" w:color="auto" w:fill="FFFFFF"/>
        <w:spacing w:before="0" w:beforeAutospacing="0" w:after="0" w:afterAutospacing="0"/>
        <w:rPr>
          <w:del w:id="246" w:author="Paweł Woroniecki" w:date="2026-01-29T12:39:00Z" w16du:dateUtc="2026-01-29T11:39:00Z"/>
          <w:rFonts w:ascii="Arial" w:hAnsi="Arial" w:cs="Arial"/>
          <w:color w:val="212529"/>
          <w:sz w:val="22"/>
          <w:szCs w:val="22"/>
        </w:rPr>
      </w:pPr>
      <w:del w:id="247" w:author="Paweł Woroniecki" w:date="2026-01-29T12:39:00Z" w16du:dateUtc="2026-01-29T11:39:00Z">
        <w:r w:rsidRPr="001E76B3" w:rsidDel="001E76B3">
          <w:rPr>
            <w:rFonts w:ascii="Arial" w:hAnsi="Arial" w:cs="Arial"/>
            <w:color w:val="212529"/>
            <w:sz w:val="22"/>
            <w:szCs w:val="22"/>
          </w:rPr>
          <w:delText xml:space="preserve">4. Nach dem Einloggen im B2B-System bestätigt der </w:delText>
        </w:r>
      </w:del>
      <w:ins w:id="248" w:author="Luxan Krawczyk" w:date="2026-01-02T14:21:00Z" w16du:dateUtc="2026-01-02T13:21:00Z">
        <w:del w:id="249" w:author="Paweł Woroniecki" w:date="2026-01-29T12:39:00Z" w16du:dateUtc="2026-01-29T11:39:00Z">
          <w:r w:rsidR="009F020A" w:rsidRPr="001E76B3" w:rsidDel="001E76B3">
            <w:rPr>
              <w:rFonts w:ascii="Arial" w:hAnsi="Arial" w:cs="Arial"/>
              <w:color w:val="212529"/>
              <w:sz w:val="22"/>
              <w:szCs w:val="22"/>
            </w:rPr>
            <w:delText>Kunde</w:delText>
          </w:r>
        </w:del>
      </w:ins>
      <w:del w:id="250" w:author="Paweł Woroniecki" w:date="2026-01-29T12:39:00Z" w16du:dateUtc="2026-01-29T11:39:00Z">
        <w:r w:rsidRPr="001E76B3" w:rsidDel="001E76B3">
          <w:rPr>
            <w:rFonts w:ascii="Arial" w:hAnsi="Arial" w:cs="Arial"/>
            <w:color w:val="212529"/>
            <w:sz w:val="22"/>
            <w:szCs w:val="22"/>
          </w:rPr>
          <w:delText>Client, dass er die Nutzungsbedingungen für das B2B-Bestellsystem gelesen hat, und erhält dann Zugriff auf sein Konto im B2B-System. In seinem Konto kann der Kunde Bestellungen aufgeben und auf die vollständige Historie der abgeschlossenen und ausstehenden Bestellungen</w:delText>
        </w:r>
      </w:del>
      <w:ins w:id="251" w:author="Tim Tovornik Luxan DE" w:date="2026-01-07T16:26:00Z" w16du:dateUtc="2026-01-07T15:26:00Z">
        <w:del w:id="252" w:author="Paweł Woroniecki" w:date="2026-01-29T12:39:00Z" w16du:dateUtc="2026-01-29T11:39:00Z">
          <w:r w:rsidR="001D30A8" w:rsidRPr="001E76B3" w:rsidDel="001E76B3">
            <w:rPr>
              <w:rFonts w:ascii="Arial" w:hAnsi="Arial" w:cs="Arial"/>
              <w:color w:val="212529"/>
              <w:sz w:val="22"/>
              <w:szCs w:val="22"/>
            </w:rPr>
            <w:delText>, die über das B2B-System getätigt wurden,</w:delText>
          </w:r>
        </w:del>
      </w:ins>
      <w:del w:id="253" w:author="Paweł Woroniecki" w:date="2026-01-29T12:39:00Z" w16du:dateUtc="2026-01-29T11:39:00Z">
        <w:r w:rsidRPr="001E76B3" w:rsidDel="001E76B3">
          <w:rPr>
            <w:rFonts w:ascii="Arial" w:hAnsi="Arial" w:cs="Arial"/>
            <w:color w:val="212529"/>
            <w:sz w:val="22"/>
            <w:szCs w:val="22"/>
          </w:rPr>
          <w:delText xml:space="preserve"> zugreifen.</w:delText>
        </w:r>
      </w:del>
    </w:p>
    <w:p w14:paraId="7A3BB00B" w14:textId="65A8D02C" w:rsidR="00295A0F" w:rsidRPr="001E76B3" w:rsidDel="001E76B3" w:rsidRDefault="00295A0F" w:rsidP="006116D7">
      <w:pPr>
        <w:pStyle w:val="NormalnyWeb"/>
        <w:shd w:val="clear" w:color="auto" w:fill="FFFFFF"/>
        <w:spacing w:before="0" w:beforeAutospacing="0" w:after="0" w:afterAutospacing="0"/>
        <w:rPr>
          <w:del w:id="254" w:author="Paweł Woroniecki" w:date="2026-01-29T12:39:00Z" w16du:dateUtc="2026-01-29T11:39:00Z"/>
          <w:rFonts w:ascii="Arial" w:hAnsi="Arial" w:cs="Arial"/>
          <w:color w:val="212529"/>
          <w:sz w:val="22"/>
          <w:szCs w:val="22"/>
        </w:rPr>
      </w:pPr>
    </w:p>
    <w:p w14:paraId="2B1CCC15" w14:textId="7939984B" w:rsidR="006116D7" w:rsidRPr="001E76B3" w:rsidDel="001E76B3" w:rsidRDefault="006116D7" w:rsidP="006116D7">
      <w:pPr>
        <w:pStyle w:val="NormalnyWeb"/>
        <w:shd w:val="clear" w:color="auto" w:fill="FFFFFF"/>
        <w:spacing w:before="0" w:beforeAutospacing="0" w:after="0" w:afterAutospacing="0"/>
        <w:rPr>
          <w:del w:id="255" w:author="Paweł Woroniecki" w:date="2026-01-29T12:39:00Z" w16du:dateUtc="2026-01-29T11:39:00Z"/>
          <w:rFonts w:ascii="Arial" w:hAnsi="Arial" w:cs="Arial"/>
          <w:color w:val="212529"/>
          <w:sz w:val="22"/>
          <w:szCs w:val="22"/>
        </w:rPr>
      </w:pPr>
      <w:del w:id="256" w:author="Paweł Woroniecki" w:date="2026-01-29T12:39:00Z" w16du:dateUtc="2026-01-29T11:39:00Z">
        <w:r w:rsidRPr="001E76B3" w:rsidDel="001E76B3">
          <w:rPr>
            <w:rFonts w:ascii="Arial" w:hAnsi="Arial" w:cs="Arial"/>
            <w:color w:val="212529"/>
            <w:sz w:val="22"/>
            <w:szCs w:val="22"/>
          </w:rPr>
          <w:delText xml:space="preserve">5. Um eine Bestellung aufzugeben, wählt der Kunde den Button </w:delText>
        </w:r>
      </w:del>
      <w:ins w:id="257" w:author="Tim Tovornik Luxan DE" w:date="2026-01-07T16:28:00Z" w16du:dateUtc="2026-01-07T15:28:00Z">
        <w:del w:id="258" w:author="Paweł Woroniecki" w:date="2026-01-29T12:39:00Z" w16du:dateUtc="2026-01-29T11:39:00Z">
          <w:r w:rsidR="001D30A8" w:rsidRPr="001E76B3" w:rsidDel="001E76B3">
            <w:rPr>
              <w:rFonts w:ascii="Arial" w:hAnsi="Arial" w:cs="Arial"/>
              <w:color w:val="212529"/>
              <w:sz w:val="22"/>
              <w:szCs w:val="22"/>
            </w:rPr>
            <w:delText xml:space="preserve">„Neues Angebot erfassen“ </w:delText>
          </w:r>
        </w:del>
      </w:ins>
      <w:del w:id="259" w:author="Paweł Woroniecki" w:date="2026-01-29T12:39:00Z" w16du:dateUtc="2026-01-29T11:39:00Z">
        <w:r w:rsidRPr="001E76B3" w:rsidDel="001E76B3">
          <w:rPr>
            <w:rFonts w:ascii="Arial" w:hAnsi="Arial" w:cs="Arial"/>
            <w:color w:val="212529"/>
            <w:sz w:val="22"/>
            <w:szCs w:val="22"/>
          </w:rPr>
          <w:delText>Neue Bestellung und gibt den Bestellnamen</w:delText>
        </w:r>
      </w:del>
      <w:ins w:id="260" w:author="Tim Tovornik Luxan DE" w:date="2026-01-07T16:28:00Z" w16du:dateUtc="2026-01-07T15:28:00Z">
        <w:del w:id="261" w:author="Paweł Woroniecki" w:date="2026-01-29T12:39:00Z" w16du:dateUtc="2026-01-29T11:39:00Z">
          <w:r w:rsidR="001D30A8" w:rsidRPr="001E76B3" w:rsidDel="001E76B3">
            <w:rPr>
              <w:rFonts w:ascii="Arial" w:hAnsi="Arial" w:cs="Arial"/>
              <w:color w:val="212529"/>
              <w:sz w:val="22"/>
              <w:szCs w:val="22"/>
            </w:rPr>
            <w:delText>/</w:delText>
          </w:r>
        </w:del>
      </w:ins>
      <w:ins w:id="262" w:author="Tim Tovornik Luxan DE" w:date="2026-01-09T10:09:00Z" w16du:dateUtc="2026-01-09T09:09:00Z">
        <w:del w:id="263" w:author="Paweł Woroniecki" w:date="2026-01-29T12:39:00Z" w16du:dateUtc="2026-01-29T11:39:00Z">
          <w:r w:rsidR="001F4B05" w:rsidRPr="001E76B3" w:rsidDel="001E76B3">
            <w:rPr>
              <w:rFonts w:ascii="Arial" w:hAnsi="Arial" w:cs="Arial"/>
              <w:color w:val="212529"/>
              <w:sz w:val="22"/>
              <w:szCs w:val="22"/>
            </w:rPr>
            <w:delText>Kommission</w:delText>
          </w:r>
        </w:del>
      </w:ins>
      <w:del w:id="264" w:author="Paweł Woroniecki" w:date="2026-01-29T12:39:00Z" w16du:dateUtc="2026-01-29T11:39:00Z">
        <w:r w:rsidRPr="001E76B3" w:rsidDel="001E76B3">
          <w:rPr>
            <w:rFonts w:ascii="Arial" w:hAnsi="Arial" w:cs="Arial"/>
            <w:color w:val="212529"/>
            <w:sz w:val="22"/>
            <w:szCs w:val="22"/>
          </w:rPr>
          <w:delText xml:space="preserve"> ein.</w:delText>
        </w:r>
      </w:del>
    </w:p>
    <w:p w14:paraId="0ACE00CC" w14:textId="1C5E42E3" w:rsidR="006116D7" w:rsidRPr="001E76B3" w:rsidDel="001E76B3" w:rsidRDefault="006116D7" w:rsidP="006116D7">
      <w:pPr>
        <w:pStyle w:val="NormalnyWeb"/>
        <w:shd w:val="clear" w:color="auto" w:fill="FFFFFF"/>
        <w:spacing w:before="0" w:beforeAutospacing="0" w:after="0" w:afterAutospacing="0"/>
        <w:rPr>
          <w:del w:id="265" w:author="Paweł Woroniecki" w:date="2026-01-29T12:39:00Z" w16du:dateUtc="2026-01-29T11:39:00Z"/>
          <w:rFonts w:ascii="Arial" w:hAnsi="Arial" w:cs="Arial"/>
          <w:color w:val="212529"/>
          <w:sz w:val="22"/>
          <w:szCs w:val="22"/>
        </w:rPr>
      </w:pPr>
      <w:del w:id="266" w:author="Paweł Woroniecki" w:date="2026-01-29T12:39:00Z" w16du:dateUtc="2026-01-29T11:39:00Z">
        <w:r w:rsidRPr="001E76B3" w:rsidDel="001E76B3">
          <w:rPr>
            <w:rFonts w:ascii="Arial" w:hAnsi="Arial" w:cs="Arial"/>
            <w:color w:val="212529"/>
            <w:sz w:val="22"/>
            <w:szCs w:val="22"/>
          </w:rPr>
          <w:delText>An diesem Punkt kann der Kunde persönliche Daten, Kontaktinformationen und Notizen zu seinem Kunden – dem endgültigen Empfänger – eingeben, für den er einen bestimmten Bestellartikel aufgibt. Mit diesen Daten kann der Administrator die bestellten Waren direkt an den vom Kunden angegebenen Endempfänger liefern. Die Eingabe dieser Daten ist nicht erforderlich, um den Auftrag abzuschließen. Der Kunde ist für die Genauigkeit der eingegebenen Daten verantwortlich. Der Kunde bestätigt die eingegebenen Daten, indem er auf die Schaltfläche "Speichern" klickt.</w:delText>
        </w:r>
      </w:del>
    </w:p>
    <w:p w14:paraId="1C014A4F" w14:textId="4C209261" w:rsidR="006116D7" w:rsidRPr="001E76B3" w:rsidDel="001E76B3" w:rsidRDefault="006116D7" w:rsidP="006116D7">
      <w:pPr>
        <w:pStyle w:val="NormalnyWeb"/>
        <w:shd w:val="clear" w:color="auto" w:fill="FFFFFF"/>
        <w:spacing w:before="0" w:beforeAutospacing="0" w:after="0" w:afterAutospacing="0"/>
        <w:rPr>
          <w:del w:id="267" w:author="Paweł Woroniecki" w:date="2026-01-29T12:39:00Z" w16du:dateUtc="2026-01-29T11:39:00Z"/>
          <w:rFonts w:ascii="Arial" w:hAnsi="Arial" w:cs="Arial"/>
          <w:color w:val="212529"/>
          <w:sz w:val="22"/>
          <w:szCs w:val="22"/>
        </w:rPr>
      </w:pPr>
      <w:del w:id="268" w:author="Paweł Woroniecki" w:date="2026-01-29T12:39:00Z" w16du:dateUtc="2026-01-29T11:39:00Z">
        <w:r w:rsidRPr="001E76B3" w:rsidDel="001E76B3">
          <w:rPr>
            <w:rFonts w:ascii="Arial" w:hAnsi="Arial" w:cs="Arial"/>
            <w:color w:val="212529"/>
            <w:sz w:val="22"/>
            <w:szCs w:val="22"/>
          </w:rPr>
          <w:delText>Der Kunde wählt dann die Schaltfläche "</w:delText>
        </w:r>
      </w:del>
      <w:ins w:id="269" w:author="Tim Tovornik Luxan DE" w:date="2026-01-07T16:30:00Z" w16du:dateUtc="2026-01-07T15:30:00Z">
        <w:del w:id="270" w:author="Paweł Woroniecki" w:date="2026-01-29T12:39:00Z" w16du:dateUtc="2026-01-29T11:39:00Z">
          <w:r w:rsidR="001D30A8" w:rsidRPr="001E76B3" w:rsidDel="001E76B3">
            <w:rPr>
              <w:rFonts w:ascii="Arial" w:hAnsi="Arial" w:cs="Arial"/>
              <w:color w:val="212529"/>
              <w:sz w:val="22"/>
              <w:szCs w:val="22"/>
            </w:rPr>
            <w:delText>Position</w:delText>
          </w:r>
        </w:del>
      </w:ins>
      <w:del w:id="271" w:author="Paweł Woroniecki" w:date="2026-01-29T12:39:00Z" w16du:dateUtc="2026-01-29T11:39:00Z">
        <w:r w:rsidRPr="001E76B3" w:rsidDel="001E76B3">
          <w:rPr>
            <w:rFonts w:ascii="Arial" w:hAnsi="Arial" w:cs="Arial"/>
            <w:color w:val="212529"/>
            <w:sz w:val="22"/>
            <w:szCs w:val="22"/>
          </w:rPr>
          <w:delText xml:space="preserve">Artikel hinzufügen" aus und wählt die Waren aus den im B2B-System verfügbaren Produkten entsprechend deren Parametern und </w:delText>
        </w:r>
      </w:del>
      <w:ins w:id="272" w:author="Tim Tovornik Luxan DE" w:date="2026-01-07T16:30:00Z" w16du:dateUtc="2026-01-07T15:30:00Z">
        <w:del w:id="273" w:author="Paweł Woroniecki" w:date="2026-01-29T12:39:00Z" w16du:dateUtc="2026-01-29T11:39:00Z">
          <w:r w:rsidR="001D30A8" w:rsidRPr="001E76B3" w:rsidDel="001E76B3">
            <w:rPr>
              <w:rFonts w:ascii="Arial" w:hAnsi="Arial" w:cs="Arial"/>
              <w:color w:val="212529"/>
              <w:sz w:val="22"/>
              <w:szCs w:val="22"/>
            </w:rPr>
            <w:delText>Eigenschaften</w:delText>
          </w:r>
        </w:del>
      </w:ins>
      <w:del w:id="274" w:author="Paweł Woroniecki" w:date="2026-01-29T12:39:00Z" w16du:dateUtc="2026-01-29T11:39:00Z">
        <w:r w:rsidRPr="001E76B3" w:rsidDel="001E76B3">
          <w:rPr>
            <w:rFonts w:ascii="Arial" w:hAnsi="Arial" w:cs="Arial"/>
            <w:color w:val="212529"/>
            <w:sz w:val="22"/>
            <w:szCs w:val="22"/>
          </w:rPr>
          <w:delText xml:space="preserve">Kriterien aus. Der Kunde ist für die eingegebenen </w:delText>
        </w:r>
      </w:del>
      <w:ins w:id="275" w:author="Tim Tovornik Luxan DE" w:date="2026-01-07T16:31:00Z" w16du:dateUtc="2026-01-07T15:31:00Z">
        <w:del w:id="276" w:author="Paweł Woroniecki" w:date="2026-01-29T12:39:00Z" w16du:dateUtc="2026-01-29T11:39:00Z">
          <w:r w:rsidR="009C37AB" w:rsidRPr="001E76B3" w:rsidDel="001E76B3">
            <w:rPr>
              <w:rFonts w:ascii="Arial" w:hAnsi="Arial" w:cs="Arial"/>
              <w:color w:val="212529"/>
              <w:sz w:val="22"/>
              <w:szCs w:val="22"/>
            </w:rPr>
            <w:delText>Daten</w:delText>
          </w:r>
        </w:del>
      </w:ins>
      <w:del w:id="277" w:author="Paweł Woroniecki" w:date="2026-01-29T12:39:00Z" w16du:dateUtc="2026-01-29T11:39:00Z">
        <w:r w:rsidRPr="001E76B3" w:rsidDel="001E76B3">
          <w:rPr>
            <w:rFonts w:ascii="Arial" w:hAnsi="Arial" w:cs="Arial"/>
            <w:color w:val="212529"/>
            <w:sz w:val="22"/>
            <w:szCs w:val="22"/>
          </w:rPr>
          <w:delText>Parameter und Kriterien zur Auswahl der Waren verantwortlich. Der Kunde bestätigt seine Auswahl, indem er auf den "Speichern"-Button klickt</w:delText>
        </w:r>
      </w:del>
      <w:ins w:id="278" w:author="Tim Tovornik Luxan DE" w:date="2026-01-09T10:10:00Z" w16du:dateUtc="2026-01-09T09:10:00Z">
        <w:del w:id="279" w:author="Paweł Woroniecki" w:date="2026-01-29T12:39:00Z" w16du:dateUtc="2026-01-29T11:39:00Z">
          <w:r w:rsidR="001F4B05" w:rsidRPr="001E76B3" w:rsidDel="001E76B3">
            <w:rPr>
              <w:rFonts w:ascii="Arial" w:hAnsi="Arial" w:cs="Arial"/>
              <w:color w:val="212529"/>
              <w:sz w:val="22"/>
              <w:szCs w:val="22"/>
            </w:rPr>
            <w:delText>.</w:delText>
          </w:r>
        </w:del>
      </w:ins>
      <w:del w:id="280" w:author="Paweł Woroniecki" w:date="2026-01-29T12:39:00Z" w16du:dateUtc="2026-01-29T11:39:00Z">
        <w:r w:rsidRPr="001E76B3" w:rsidDel="001E76B3">
          <w:rPr>
            <w:rFonts w:ascii="Arial" w:hAnsi="Arial" w:cs="Arial"/>
            <w:color w:val="212529"/>
            <w:sz w:val="22"/>
            <w:szCs w:val="22"/>
          </w:rPr>
          <w:delText xml:space="preserve">, und die </w:delText>
        </w:r>
        <w:commentRangeStart w:id="281"/>
        <w:r w:rsidRPr="001E76B3" w:rsidDel="001E76B3">
          <w:rPr>
            <w:rFonts w:ascii="Arial" w:hAnsi="Arial" w:cs="Arial"/>
            <w:color w:val="212529"/>
            <w:sz w:val="22"/>
            <w:szCs w:val="22"/>
          </w:rPr>
          <w:delText xml:space="preserve">Bestellung wird im Bereich "Ihre Bestellungen" gespeichert. </w:delText>
        </w:r>
        <w:commentRangeEnd w:id="281"/>
        <w:r w:rsidR="001E76B3" w:rsidRPr="001E76B3" w:rsidDel="001E76B3">
          <w:rPr>
            <w:rStyle w:val="Odwoaniedokomentarza"/>
            <w:rFonts w:ascii="Arial" w:hAnsi="Arial" w:cs="Arial"/>
            <w:color w:val="212529"/>
            <w:sz w:val="22"/>
            <w:szCs w:val="22"/>
            <w:rPrChange w:id="282" w:author="Paweł Woroniecki" w:date="2026-01-29T12:39:00Z" w16du:dateUtc="2026-01-29T11:39:00Z">
              <w:rPr>
                <w:rStyle w:val="Odwoaniedokomentarza"/>
                <w:rFonts w:ascii="Arial" w:hAnsi="Arial" w:cs="Arial"/>
                <w:color w:val="212529"/>
                <w:sz w:val="22"/>
                <w:szCs w:val="22"/>
              </w:rPr>
            </w:rPrChange>
          </w:rPr>
          <w:commentReference w:id="281"/>
        </w:r>
        <w:r w:rsidRPr="001E76B3" w:rsidDel="001E76B3">
          <w:rPr>
            <w:rFonts w:ascii="Arial" w:hAnsi="Arial" w:cs="Arial"/>
            <w:color w:val="212529"/>
            <w:sz w:val="22"/>
            <w:szCs w:val="22"/>
            <w:rPrChange w:id="283" w:author="Paweł Woroniecki" w:date="2026-01-29T12:39:00Z" w16du:dateUtc="2026-01-29T11:39:00Z">
              <w:rPr>
                <w:rFonts w:ascii="Arial" w:hAnsi="Arial" w:cs="Arial"/>
                <w:color w:val="212529"/>
              </w:rPr>
            </w:rPrChange>
          </w:rPr>
          <w:delText xml:space="preserve">Im Abschnitt "Ihre </w:delText>
        </w:r>
      </w:del>
      <w:ins w:id="284" w:author="Tim Tovornik Luxan DE" w:date="2026-01-07T16:32:00Z" w16du:dateUtc="2026-01-07T15:32:00Z">
        <w:del w:id="285" w:author="Paweł Woroniecki" w:date="2026-01-29T12:39:00Z" w16du:dateUtc="2026-01-29T11:39:00Z">
          <w:r w:rsidR="009C37AB" w:rsidRPr="001E76B3" w:rsidDel="001E76B3">
            <w:rPr>
              <w:rFonts w:ascii="Arial" w:hAnsi="Arial" w:cs="Arial"/>
              <w:color w:val="212529"/>
              <w:sz w:val="22"/>
              <w:szCs w:val="22"/>
            </w:rPr>
            <w:delText>Angebote</w:delText>
          </w:r>
        </w:del>
      </w:ins>
      <w:del w:id="286" w:author="Paweł Woroniecki" w:date="2026-01-29T12:39:00Z" w16du:dateUtc="2026-01-29T11:39:00Z">
        <w:r w:rsidRPr="001E76B3" w:rsidDel="001E76B3">
          <w:rPr>
            <w:rFonts w:ascii="Arial" w:hAnsi="Arial" w:cs="Arial"/>
            <w:color w:val="212529"/>
            <w:sz w:val="22"/>
            <w:szCs w:val="22"/>
          </w:rPr>
          <w:delText xml:space="preserve">Bestellungen" kann der Kunde </w:delText>
        </w:r>
      </w:del>
      <w:ins w:id="287" w:author="Tim Tovornik Luxan DE" w:date="2026-01-07T16:32:00Z" w16du:dateUtc="2026-01-07T15:32:00Z">
        <w:del w:id="288" w:author="Paweł Woroniecki" w:date="2026-01-29T12:39:00Z" w16du:dateUtc="2026-01-29T11:39:00Z">
          <w:r w:rsidR="009C37AB" w:rsidRPr="001E76B3" w:rsidDel="001E76B3">
            <w:rPr>
              <w:rFonts w:ascii="Arial" w:hAnsi="Arial" w:cs="Arial"/>
              <w:color w:val="212529"/>
              <w:sz w:val="22"/>
              <w:szCs w:val="22"/>
            </w:rPr>
            <w:delText>das Angebot</w:delText>
          </w:r>
        </w:del>
      </w:ins>
      <w:del w:id="289" w:author="Paweł Woroniecki" w:date="2026-01-29T12:39:00Z" w16du:dateUtc="2026-01-29T11:39:00Z">
        <w:r w:rsidRPr="001E76B3" w:rsidDel="001E76B3">
          <w:rPr>
            <w:rFonts w:ascii="Arial" w:hAnsi="Arial" w:cs="Arial"/>
            <w:color w:val="212529"/>
            <w:sz w:val="22"/>
            <w:szCs w:val="22"/>
          </w:rPr>
          <w:delText xml:space="preserve">die Bestellung weiter bearbeiten, die Menge, Parameter und </w:delText>
        </w:r>
      </w:del>
      <w:ins w:id="290" w:author="Tim Tovornik Luxan DE" w:date="2026-01-07T16:32:00Z" w16du:dateUtc="2026-01-07T15:32:00Z">
        <w:del w:id="291" w:author="Paweł Woroniecki" w:date="2026-01-29T12:39:00Z" w16du:dateUtc="2026-01-29T11:39:00Z">
          <w:r w:rsidR="009C37AB" w:rsidRPr="001E76B3" w:rsidDel="001E76B3">
            <w:rPr>
              <w:rFonts w:ascii="Arial" w:hAnsi="Arial" w:cs="Arial"/>
              <w:color w:val="212529"/>
              <w:sz w:val="22"/>
              <w:szCs w:val="22"/>
            </w:rPr>
            <w:delText>Eigenschaften</w:delText>
          </w:r>
        </w:del>
      </w:ins>
      <w:del w:id="292" w:author="Paweł Woroniecki" w:date="2026-01-29T12:39:00Z" w16du:dateUtc="2026-01-29T11:39:00Z">
        <w:r w:rsidRPr="001E76B3" w:rsidDel="001E76B3">
          <w:rPr>
            <w:rFonts w:ascii="Arial" w:hAnsi="Arial" w:cs="Arial"/>
            <w:color w:val="212529"/>
            <w:sz w:val="22"/>
            <w:szCs w:val="22"/>
          </w:rPr>
          <w:delText>Auswahlkriterien der Waren ändern oder einen bestimmten Artikel aus der Bestellung löschen</w:delText>
        </w:r>
      </w:del>
      <w:ins w:id="293" w:author="Tim Tovornik Luxan DE" w:date="2026-01-07T16:33:00Z" w16du:dateUtc="2026-01-07T15:33:00Z">
        <w:del w:id="294" w:author="Paweł Woroniecki" w:date="2026-01-29T12:39:00Z" w16du:dateUtc="2026-01-29T11:39:00Z">
          <w:r w:rsidR="009C37AB" w:rsidRPr="001E76B3" w:rsidDel="001E76B3">
            <w:rPr>
              <w:rFonts w:ascii="Arial" w:hAnsi="Arial" w:cs="Arial"/>
              <w:color w:val="212529"/>
              <w:sz w:val="22"/>
              <w:szCs w:val="22"/>
            </w:rPr>
            <w:delText xml:space="preserve"> oder hinzufügen</w:delText>
          </w:r>
        </w:del>
      </w:ins>
      <w:del w:id="295" w:author="Paweł Woroniecki" w:date="2026-01-29T12:39:00Z" w16du:dateUtc="2026-01-29T11:39:00Z">
        <w:r w:rsidRPr="001E76B3" w:rsidDel="001E76B3">
          <w:rPr>
            <w:rFonts w:ascii="Arial" w:hAnsi="Arial" w:cs="Arial"/>
            <w:color w:val="212529"/>
            <w:sz w:val="22"/>
            <w:szCs w:val="22"/>
          </w:rPr>
          <w:delText>. Der Kunde kann beliebig viele Artikel in eine</w:delText>
        </w:r>
      </w:del>
      <w:ins w:id="296" w:author="Tim Tovornik Luxan DE" w:date="2026-01-07T16:38:00Z" w16du:dateUtc="2026-01-07T15:38:00Z">
        <w:del w:id="297" w:author="Paweł Woroniecki" w:date="2026-01-29T12:39:00Z" w16du:dateUtc="2026-01-29T11:39:00Z">
          <w:r w:rsidR="009C37AB" w:rsidRPr="001E76B3" w:rsidDel="001E76B3">
            <w:rPr>
              <w:rFonts w:ascii="Arial" w:hAnsi="Arial" w:cs="Arial"/>
              <w:color w:val="212529"/>
              <w:sz w:val="22"/>
              <w:szCs w:val="22"/>
            </w:rPr>
            <w:delText>m</w:delText>
          </w:r>
        </w:del>
      </w:ins>
      <w:del w:id="298" w:author="Paweł Woroniecki" w:date="2026-01-29T12:39:00Z" w16du:dateUtc="2026-01-29T11:39:00Z">
        <w:r w:rsidRPr="001E76B3" w:rsidDel="001E76B3">
          <w:rPr>
            <w:rFonts w:ascii="Arial" w:hAnsi="Arial" w:cs="Arial"/>
            <w:color w:val="212529"/>
            <w:sz w:val="22"/>
            <w:szCs w:val="22"/>
          </w:rPr>
          <w:delText>r einzige</w:delText>
        </w:r>
      </w:del>
      <w:ins w:id="299" w:author="Tim Tovornik Luxan DE" w:date="2026-01-07T16:38:00Z" w16du:dateUtc="2026-01-07T15:38:00Z">
        <w:del w:id="300" w:author="Paweł Woroniecki" w:date="2026-01-29T12:39:00Z" w16du:dateUtc="2026-01-29T11:39:00Z">
          <w:r w:rsidR="009C37AB" w:rsidRPr="001E76B3" w:rsidDel="001E76B3">
            <w:rPr>
              <w:rFonts w:ascii="Arial" w:hAnsi="Arial" w:cs="Arial"/>
              <w:color w:val="212529"/>
              <w:sz w:val="22"/>
              <w:szCs w:val="22"/>
            </w:rPr>
            <w:delText>m</w:delText>
          </w:r>
        </w:del>
      </w:ins>
      <w:del w:id="301" w:author="Paweł Woroniecki" w:date="2026-01-29T12:39:00Z" w16du:dateUtc="2026-01-29T11:39:00Z">
        <w:r w:rsidRPr="001E76B3" w:rsidDel="001E76B3">
          <w:rPr>
            <w:rFonts w:ascii="Arial" w:hAnsi="Arial" w:cs="Arial"/>
            <w:color w:val="212529"/>
            <w:sz w:val="22"/>
            <w:szCs w:val="22"/>
          </w:rPr>
          <w:delText xml:space="preserve">n </w:delText>
        </w:r>
      </w:del>
      <w:ins w:id="302" w:author="Tim Tovornik Luxan DE" w:date="2026-01-07T16:38:00Z" w16du:dateUtc="2026-01-07T15:38:00Z">
        <w:del w:id="303" w:author="Paweł Woroniecki" w:date="2026-01-29T12:39:00Z" w16du:dateUtc="2026-01-29T11:39:00Z">
          <w:r w:rsidR="009C37AB" w:rsidRPr="001E76B3" w:rsidDel="001E76B3">
            <w:rPr>
              <w:rFonts w:ascii="Arial" w:hAnsi="Arial" w:cs="Arial"/>
              <w:color w:val="212529"/>
              <w:sz w:val="22"/>
              <w:szCs w:val="22"/>
            </w:rPr>
            <w:delText>Angebot</w:delText>
          </w:r>
        </w:del>
      </w:ins>
      <w:del w:id="304" w:author="Paweł Woroniecki" w:date="2026-01-29T12:39:00Z" w16du:dateUtc="2026-01-29T11:39:00Z">
        <w:r w:rsidRPr="001E76B3" w:rsidDel="001E76B3">
          <w:rPr>
            <w:rFonts w:ascii="Arial" w:hAnsi="Arial" w:cs="Arial"/>
            <w:color w:val="212529"/>
            <w:sz w:val="22"/>
            <w:szCs w:val="22"/>
          </w:rPr>
          <w:delText>Bestellung</w:delText>
        </w:r>
      </w:del>
      <w:ins w:id="305" w:author="Tim Tovornik Luxan DE" w:date="2026-01-07T16:38:00Z" w16du:dateUtc="2026-01-07T15:38:00Z">
        <w:del w:id="306" w:author="Paweł Woroniecki" w:date="2026-01-29T12:39:00Z" w16du:dateUtc="2026-01-29T11:39:00Z">
          <w:r w:rsidR="009C37AB" w:rsidRPr="001E76B3" w:rsidDel="001E76B3">
            <w:rPr>
              <w:rFonts w:ascii="Arial" w:hAnsi="Arial" w:cs="Arial"/>
              <w:color w:val="212529"/>
              <w:sz w:val="22"/>
              <w:szCs w:val="22"/>
            </w:rPr>
            <w:delText xml:space="preserve"> </w:delText>
          </w:r>
        </w:del>
      </w:ins>
      <w:del w:id="307" w:author="Paweł Woroniecki" w:date="2026-01-29T12:39:00Z" w16du:dateUtc="2026-01-29T11:39:00Z">
        <w:r w:rsidRPr="001E76B3" w:rsidDel="001E76B3">
          <w:rPr>
            <w:rFonts w:ascii="Arial" w:hAnsi="Arial" w:cs="Arial"/>
            <w:color w:val="212529"/>
            <w:sz w:val="22"/>
            <w:szCs w:val="22"/>
          </w:rPr>
          <w:delText xml:space="preserve"> aufnehmen, die nacheinander im </w:delText>
        </w:r>
        <w:commentRangeStart w:id="308"/>
        <w:r w:rsidRPr="001E76B3" w:rsidDel="001E76B3">
          <w:rPr>
            <w:rFonts w:ascii="Arial" w:hAnsi="Arial" w:cs="Arial"/>
            <w:color w:val="212529"/>
            <w:sz w:val="22"/>
            <w:szCs w:val="22"/>
          </w:rPr>
          <w:delText>Abschnitt "Ihre Bestellungen"</w:delText>
        </w:r>
        <w:commentRangeEnd w:id="308"/>
        <w:r w:rsidR="001E76B3" w:rsidRPr="001E76B3" w:rsidDel="001E76B3">
          <w:rPr>
            <w:rStyle w:val="Odwoaniedokomentarza"/>
            <w:rFonts w:ascii="Arial" w:hAnsi="Arial" w:cs="Arial"/>
            <w:color w:val="212529"/>
            <w:sz w:val="22"/>
            <w:szCs w:val="22"/>
            <w:rPrChange w:id="309" w:author="Paweł Woroniecki" w:date="2026-01-29T12:39:00Z" w16du:dateUtc="2026-01-29T11:39:00Z">
              <w:rPr>
                <w:rStyle w:val="Odwoaniedokomentarza"/>
                <w:rFonts w:ascii="Arial" w:hAnsi="Arial" w:cs="Arial"/>
                <w:color w:val="212529"/>
                <w:sz w:val="22"/>
                <w:szCs w:val="22"/>
              </w:rPr>
            </w:rPrChange>
          </w:rPr>
          <w:commentReference w:id="308"/>
        </w:r>
        <w:r w:rsidRPr="001E76B3" w:rsidDel="001E76B3">
          <w:rPr>
            <w:rFonts w:ascii="Arial" w:hAnsi="Arial" w:cs="Arial"/>
            <w:color w:val="212529"/>
            <w:sz w:val="22"/>
            <w:szCs w:val="22"/>
            <w:rPrChange w:id="310" w:author="Paweł Woroniecki" w:date="2026-01-29T12:39:00Z" w16du:dateUtc="2026-01-29T11:39:00Z">
              <w:rPr>
                <w:rFonts w:ascii="Arial" w:hAnsi="Arial" w:cs="Arial"/>
                <w:color w:val="212529"/>
              </w:rPr>
            </w:rPrChange>
          </w:rPr>
          <w:delText xml:space="preserve"> gespeichert wird</w:delText>
        </w:r>
        <w:r w:rsidRPr="001E76B3" w:rsidDel="001E76B3">
          <w:rPr>
            <w:rFonts w:ascii="Arial" w:hAnsi="Arial" w:cs="Arial"/>
            <w:color w:val="212529"/>
            <w:sz w:val="22"/>
            <w:szCs w:val="22"/>
          </w:rPr>
          <w:delText xml:space="preserve">. Um eine </w:delText>
        </w:r>
      </w:del>
      <w:ins w:id="311" w:author="Tim Tovornik Luxan DE" w:date="2026-01-07T16:39:00Z" w16du:dateUtc="2026-01-07T15:39:00Z">
        <w:del w:id="312" w:author="Paweł Woroniecki" w:date="2026-01-29T12:39:00Z" w16du:dateUtc="2026-01-29T11:39:00Z">
          <w:r w:rsidR="009C37AB" w:rsidRPr="001E76B3" w:rsidDel="001E76B3">
            <w:rPr>
              <w:rFonts w:ascii="Arial" w:hAnsi="Arial" w:cs="Arial"/>
              <w:color w:val="212529"/>
              <w:sz w:val="22"/>
              <w:szCs w:val="22"/>
            </w:rPr>
            <w:delText>Angebot</w:delText>
          </w:r>
        </w:del>
      </w:ins>
      <w:del w:id="313" w:author="Paweł Woroniecki" w:date="2026-01-29T12:39:00Z" w16du:dateUtc="2026-01-29T11:39:00Z">
        <w:r w:rsidRPr="001E76B3" w:rsidDel="001E76B3">
          <w:rPr>
            <w:rFonts w:ascii="Arial" w:hAnsi="Arial" w:cs="Arial"/>
            <w:color w:val="212529"/>
            <w:sz w:val="22"/>
            <w:szCs w:val="22"/>
          </w:rPr>
          <w:delText xml:space="preserve">Bestellung zur </w:delText>
        </w:r>
      </w:del>
      <w:ins w:id="314" w:author="Tim Tovornik Luxan DE" w:date="2026-01-07T16:39:00Z" w16du:dateUtc="2026-01-07T15:39:00Z">
        <w:del w:id="315" w:author="Paweł Woroniecki" w:date="2026-01-29T12:39:00Z" w16du:dateUtc="2026-01-29T11:39:00Z">
          <w:r w:rsidR="009C37AB" w:rsidRPr="001E76B3" w:rsidDel="001E76B3">
            <w:rPr>
              <w:rFonts w:ascii="Arial" w:hAnsi="Arial" w:cs="Arial"/>
              <w:color w:val="212529"/>
              <w:sz w:val="22"/>
              <w:szCs w:val="22"/>
            </w:rPr>
            <w:delText>Realisierung</w:delText>
          </w:r>
        </w:del>
      </w:ins>
      <w:del w:id="316" w:author="Paweł Woroniecki" w:date="2026-01-29T12:39:00Z" w16du:dateUtc="2026-01-29T11:39:00Z">
        <w:r w:rsidRPr="001E76B3" w:rsidDel="001E76B3">
          <w:rPr>
            <w:rFonts w:ascii="Arial" w:hAnsi="Arial" w:cs="Arial"/>
            <w:color w:val="212529"/>
            <w:sz w:val="22"/>
            <w:szCs w:val="22"/>
          </w:rPr>
          <w:delText xml:space="preserve">Bearbeitung abzugeben, wählt der Kunde den Button "Bestellung senden". Nach der Bestätigung wird </w:delText>
        </w:r>
      </w:del>
      <w:ins w:id="317" w:author="Luxan Krawczyk" w:date="2026-01-02T14:23:00Z" w16du:dateUtc="2026-01-02T13:23:00Z">
        <w:del w:id="318" w:author="Paweł Woroniecki" w:date="2026-01-29T12:39:00Z" w16du:dateUtc="2026-01-29T11:39:00Z">
          <w:r w:rsidR="00DD043A" w:rsidRPr="001E76B3" w:rsidDel="001E76B3">
            <w:rPr>
              <w:rFonts w:ascii="Arial" w:hAnsi="Arial" w:cs="Arial"/>
              <w:color w:val="212529"/>
              <w:sz w:val="22"/>
              <w:szCs w:val="22"/>
            </w:rPr>
            <w:delText>die</w:delText>
          </w:r>
        </w:del>
      </w:ins>
      <w:del w:id="319" w:author="Paweł Woroniecki" w:date="2026-01-29T12:39:00Z" w16du:dateUtc="2026-01-29T11:39:00Z">
        <w:r w:rsidRPr="001E76B3" w:rsidDel="001E76B3">
          <w:rPr>
            <w:rFonts w:ascii="Arial" w:hAnsi="Arial" w:cs="Arial"/>
            <w:color w:val="212529"/>
            <w:sz w:val="22"/>
            <w:szCs w:val="22"/>
          </w:rPr>
          <w:delText xml:space="preserve">der </w:delText>
        </w:r>
      </w:del>
      <w:ins w:id="320" w:author="Luxan Krawczyk" w:date="2026-01-02T14:23:00Z" w16du:dateUtc="2026-01-02T13:23:00Z">
        <w:del w:id="321" w:author="Paweł Woroniecki" w:date="2026-01-29T12:39:00Z" w16du:dateUtc="2026-01-29T11:39:00Z">
          <w:r w:rsidR="00DD043A" w:rsidRPr="001E76B3" w:rsidDel="001E76B3">
            <w:rPr>
              <w:rFonts w:ascii="Arial" w:hAnsi="Arial" w:cs="Arial"/>
              <w:color w:val="212529"/>
              <w:sz w:val="22"/>
              <w:szCs w:val="22"/>
            </w:rPr>
            <w:delText>Bestellung</w:delText>
          </w:r>
        </w:del>
      </w:ins>
      <w:del w:id="322" w:author="Paweł Woroniecki" w:date="2026-01-29T12:39:00Z" w16du:dateUtc="2026-01-29T11:39:00Z">
        <w:r w:rsidRPr="001E76B3" w:rsidDel="001E76B3">
          <w:rPr>
            <w:rFonts w:ascii="Arial" w:hAnsi="Arial" w:cs="Arial"/>
            <w:color w:val="212529"/>
            <w:sz w:val="22"/>
            <w:szCs w:val="22"/>
          </w:rPr>
          <w:delText xml:space="preserve">Befehl gesendet und in </w:delText>
        </w:r>
      </w:del>
      <w:ins w:id="323" w:author="Tim Tovornik Luxan DE" w:date="2026-01-07T16:40:00Z" w16du:dateUtc="2026-01-07T15:40:00Z">
        <w:del w:id="324" w:author="Paweł Woroniecki" w:date="2026-01-29T12:39:00Z" w16du:dateUtc="2026-01-29T11:39:00Z">
          <w:r w:rsidR="009C37AB" w:rsidRPr="001E76B3" w:rsidDel="001E76B3">
            <w:rPr>
              <w:rFonts w:ascii="Arial" w:hAnsi="Arial" w:cs="Arial"/>
              <w:color w:val="212529"/>
              <w:sz w:val="22"/>
              <w:szCs w:val="22"/>
            </w:rPr>
            <w:delText>die Bestellhistorie</w:delText>
          </w:r>
          <w:r w:rsidR="00B34F3B" w:rsidRPr="001E76B3" w:rsidDel="001E76B3">
            <w:rPr>
              <w:rFonts w:ascii="Arial" w:hAnsi="Arial" w:cs="Arial"/>
              <w:color w:val="212529"/>
              <w:sz w:val="22"/>
              <w:szCs w:val="22"/>
            </w:rPr>
            <w:delText xml:space="preserve"> i</w:delText>
          </w:r>
        </w:del>
      </w:ins>
      <w:ins w:id="325" w:author="Tim Tovornik Luxan DE" w:date="2026-01-07T16:41:00Z" w16du:dateUtc="2026-01-07T15:41:00Z">
        <w:del w:id="326" w:author="Paweł Woroniecki" w:date="2026-01-29T12:39:00Z" w16du:dateUtc="2026-01-29T11:39:00Z">
          <w:r w:rsidR="00B34F3B" w:rsidRPr="001E76B3" w:rsidDel="001E76B3">
            <w:rPr>
              <w:rFonts w:ascii="Arial" w:hAnsi="Arial" w:cs="Arial"/>
              <w:color w:val="212529"/>
              <w:sz w:val="22"/>
              <w:szCs w:val="22"/>
            </w:rPr>
            <w:delText>m</w:delText>
          </w:r>
        </w:del>
      </w:ins>
      <w:del w:id="327" w:author="Paweł Woroniecki" w:date="2026-01-29T12:39:00Z" w16du:dateUtc="2026-01-29T11:39:00Z">
        <w:r w:rsidRPr="001E76B3" w:rsidDel="001E76B3">
          <w:rPr>
            <w:rFonts w:ascii="Arial" w:hAnsi="Arial" w:cs="Arial"/>
            <w:color w:val="212529"/>
            <w:sz w:val="22"/>
            <w:szCs w:val="22"/>
          </w:rPr>
          <w:delText>den Abschnitt "Bestellhistorie/G</w:delText>
        </w:r>
      </w:del>
      <w:ins w:id="328" w:author="Tim Tovornik Luxan DE" w:date="2026-01-07T16:40:00Z" w16du:dateUtc="2026-01-07T15:40:00Z">
        <w:del w:id="329" w:author="Paweł Woroniecki" w:date="2026-01-29T12:39:00Z" w16du:dateUtc="2026-01-29T11:39:00Z">
          <w:r w:rsidR="009C37AB" w:rsidRPr="001E76B3" w:rsidDel="001E76B3">
            <w:rPr>
              <w:rFonts w:ascii="Arial" w:hAnsi="Arial" w:cs="Arial"/>
              <w:color w:val="212529"/>
              <w:sz w:val="22"/>
              <w:szCs w:val="22"/>
            </w:rPr>
            <w:delText>g</w:delText>
          </w:r>
        </w:del>
      </w:ins>
      <w:del w:id="330" w:author="Paweł Woroniecki" w:date="2026-01-29T12:39:00Z" w16du:dateUtc="2026-01-29T11:39:00Z">
        <w:r w:rsidRPr="001E76B3" w:rsidDel="001E76B3">
          <w:rPr>
            <w:rFonts w:ascii="Arial" w:hAnsi="Arial" w:cs="Arial"/>
            <w:color w:val="212529"/>
            <w:sz w:val="22"/>
            <w:szCs w:val="22"/>
          </w:rPr>
          <w:delText>esendete Bestellung" verschoben. Die Aktion "Be</w:delText>
        </w:r>
        <w:r w:rsidR="00EA3A6C" w:rsidRPr="001E76B3" w:rsidDel="001E76B3">
          <w:rPr>
            <w:rFonts w:ascii="Arial" w:hAnsi="Arial" w:cs="Arial"/>
            <w:color w:val="212529"/>
            <w:sz w:val="22"/>
            <w:szCs w:val="22"/>
          </w:rPr>
          <w:delText>stellung</w:delText>
        </w:r>
        <w:r w:rsidRPr="001E76B3" w:rsidDel="001E76B3">
          <w:rPr>
            <w:rFonts w:ascii="Arial" w:hAnsi="Arial" w:cs="Arial"/>
            <w:color w:val="212529"/>
            <w:sz w:val="22"/>
            <w:szCs w:val="22"/>
          </w:rPr>
          <w:delText xml:space="preserve"> senden" kann nicht rückgängig gemacht werden.</w:delText>
        </w:r>
      </w:del>
    </w:p>
    <w:p w14:paraId="788C7503" w14:textId="773A2A25" w:rsidR="006116D7" w:rsidRPr="001E76B3" w:rsidDel="001E76B3" w:rsidRDefault="006116D7" w:rsidP="006116D7">
      <w:pPr>
        <w:pStyle w:val="NormalnyWeb"/>
        <w:shd w:val="clear" w:color="auto" w:fill="FFFFFF"/>
        <w:spacing w:before="0" w:beforeAutospacing="0" w:after="0" w:afterAutospacing="0"/>
        <w:rPr>
          <w:del w:id="331" w:author="Paweł Woroniecki" w:date="2026-01-29T12:39:00Z" w16du:dateUtc="2026-01-29T11:39:00Z"/>
          <w:rFonts w:ascii="Arial" w:hAnsi="Arial" w:cs="Arial"/>
          <w:color w:val="212529"/>
          <w:sz w:val="22"/>
          <w:szCs w:val="22"/>
        </w:rPr>
      </w:pPr>
      <w:del w:id="332" w:author="Paweł Woroniecki" w:date="2026-01-29T12:39:00Z" w16du:dateUtc="2026-01-29T11:39:00Z">
        <w:r w:rsidRPr="001E76B3" w:rsidDel="001E76B3">
          <w:rPr>
            <w:rFonts w:ascii="Arial" w:hAnsi="Arial" w:cs="Arial"/>
            <w:color w:val="212529"/>
            <w:sz w:val="22"/>
            <w:szCs w:val="22"/>
          </w:rPr>
          <w:delText>Vor der Ab</w:delText>
        </w:r>
        <w:r w:rsidR="00BA37B2" w:rsidRPr="001E76B3" w:rsidDel="001E76B3">
          <w:rPr>
            <w:rFonts w:ascii="Arial" w:hAnsi="Arial" w:cs="Arial"/>
            <w:color w:val="212529"/>
            <w:sz w:val="22"/>
            <w:szCs w:val="22"/>
          </w:rPr>
          <w:delText>sendung</w:delText>
        </w:r>
        <w:r w:rsidRPr="001E76B3" w:rsidDel="001E76B3">
          <w:rPr>
            <w:rFonts w:ascii="Arial" w:hAnsi="Arial" w:cs="Arial"/>
            <w:color w:val="212529"/>
            <w:sz w:val="22"/>
            <w:szCs w:val="22"/>
          </w:rPr>
          <w:delText xml:space="preserve"> der Bestellung sollte der Kunde die Genauigkeit der </w:delText>
        </w:r>
      </w:del>
      <w:ins w:id="333" w:author="Tim Tovornik Luxan DE" w:date="2026-01-07T16:41:00Z" w16du:dateUtc="2026-01-07T15:41:00Z">
        <w:del w:id="334" w:author="Paweł Woroniecki" w:date="2026-01-29T12:39:00Z" w16du:dateUtc="2026-01-29T11:39:00Z">
          <w:r w:rsidR="00B34F3B" w:rsidRPr="001E76B3" w:rsidDel="001E76B3">
            <w:rPr>
              <w:rFonts w:ascii="Arial" w:hAnsi="Arial" w:cs="Arial"/>
              <w:color w:val="212529"/>
              <w:sz w:val="22"/>
              <w:szCs w:val="22"/>
            </w:rPr>
            <w:delText>Daten</w:delText>
          </w:r>
        </w:del>
      </w:ins>
      <w:del w:id="335" w:author="Paweł Woroniecki" w:date="2026-01-29T12:39:00Z" w16du:dateUtc="2026-01-29T11:39:00Z">
        <w:r w:rsidRPr="001E76B3" w:rsidDel="001E76B3">
          <w:rPr>
            <w:rFonts w:ascii="Arial" w:hAnsi="Arial" w:cs="Arial"/>
            <w:color w:val="212529"/>
            <w:sz w:val="22"/>
            <w:szCs w:val="22"/>
          </w:rPr>
          <w:delText>Kriterien und Parameter zur Auswahl der Ware sowie die Genauigkeit der Lieferdetails überprüfen.</w:delText>
        </w:r>
      </w:del>
    </w:p>
    <w:p w14:paraId="3F71FCC2" w14:textId="099E52C1" w:rsidR="006116D7" w:rsidRPr="001E76B3" w:rsidDel="001E76B3" w:rsidRDefault="006116D7" w:rsidP="006116D7">
      <w:pPr>
        <w:pStyle w:val="NormalnyWeb"/>
        <w:shd w:val="clear" w:color="auto" w:fill="FFFFFF"/>
        <w:spacing w:before="0" w:beforeAutospacing="0" w:after="0" w:afterAutospacing="0"/>
        <w:rPr>
          <w:del w:id="336" w:author="Paweł Woroniecki" w:date="2026-01-29T12:39:00Z" w16du:dateUtc="2026-01-29T11:39:00Z"/>
          <w:rFonts w:ascii="Arial" w:hAnsi="Arial" w:cs="Arial"/>
          <w:color w:val="212529"/>
          <w:sz w:val="22"/>
          <w:szCs w:val="22"/>
        </w:rPr>
      </w:pPr>
      <w:del w:id="337" w:author="Paweł Woroniecki" w:date="2026-01-29T12:39:00Z" w16du:dateUtc="2026-01-29T11:39:00Z">
        <w:r w:rsidRPr="001E76B3" w:rsidDel="001E76B3">
          <w:rPr>
            <w:rFonts w:ascii="Arial" w:hAnsi="Arial" w:cs="Arial"/>
            <w:color w:val="212529"/>
            <w:sz w:val="22"/>
            <w:szCs w:val="22"/>
          </w:rPr>
          <w:delText xml:space="preserve">Nach </w:delText>
        </w:r>
      </w:del>
      <w:ins w:id="338" w:author="Tim Tovornik Luxan DE" w:date="2026-01-07T16:42:00Z" w16du:dateUtc="2026-01-07T15:42:00Z">
        <w:del w:id="339" w:author="Paweł Woroniecki" w:date="2026-01-29T12:39:00Z" w16du:dateUtc="2026-01-29T11:39:00Z">
          <w:r w:rsidR="00B34F3B" w:rsidRPr="001E76B3" w:rsidDel="001E76B3">
            <w:rPr>
              <w:rFonts w:ascii="Arial" w:hAnsi="Arial" w:cs="Arial"/>
              <w:color w:val="212529"/>
              <w:sz w:val="22"/>
              <w:szCs w:val="22"/>
            </w:rPr>
            <w:delText>dem Absenden</w:delText>
          </w:r>
        </w:del>
      </w:ins>
      <w:del w:id="340" w:author="Paweł Woroniecki" w:date="2026-01-29T12:39:00Z" w16du:dateUtc="2026-01-29T11:39:00Z">
        <w:r w:rsidRPr="001E76B3" w:rsidDel="001E76B3">
          <w:rPr>
            <w:rFonts w:ascii="Arial" w:hAnsi="Arial" w:cs="Arial"/>
            <w:color w:val="212529"/>
            <w:sz w:val="22"/>
            <w:szCs w:val="22"/>
          </w:rPr>
          <w:delText xml:space="preserve">der Abgabe der Bestellung kann der Kunde keine Änderungen mehr bearbeiten oder vornehmen; </w:delText>
        </w:r>
        <w:r w:rsidR="00B817D6" w:rsidRPr="001E76B3" w:rsidDel="001E76B3">
          <w:rPr>
            <w:rFonts w:ascii="Arial" w:hAnsi="Arial" w:cs="Arial"/>
            <w:color w:val="212529"/>
            <w:sz w:val="22"/>
            <w:szCs w:val="22"/>
          </w:rPr>
          <w:delText>er</w:delText>
        </w:r>
        <w:r w:rsidRPr="001E76B3" w:rsidDel="001E76B3">
          <w:rPr>
            <w:rFonts w:ascii="Arial" w:hAnsi="Arial" w:cs="Arial"/>
            <w:color w:val="212529"/>
            <w:sz w:val="22"/>
            <w:szCs w:val="22"/>
          </w:rPr>
          <w:delText xml:space="preserve"> k</w:delText>
        </w:r>
        <w:r w:rsidR="00B817D6" w:rsidRPr="001E76B3" w:rsidDel="001E76B3">
          <w:rPr>
            <w:rFonts w:ascii="Arial" w:hAnsi="Arial" w:cs="Arial"/>
            <w:color w:val="212529"/>
            <w:sz w:val="22"/>
            <w:szCs w:val="22"/>
          </w:rPr>
          <w:delText xml:space="preserve">ann nur die gesendete </w:delText>
        </w:r>
        <w:r w:rsidR="00CB09F0" w:rsidRPr="001E76B3" w:rsidDel="001E76B3">
          <w:rPr>
            <w:rFonts w:ascii="Arial" w:hAnsi="Arial" w:cs="Arial"/>
            <w:color w:val="212529"/>
            <w:sz w:val="22"/>
            <w:szCs w:val="22"/>
          </w:rPr>
          <w:delText>Bestellung</w:delText>
        </w:r>
        <w:r w:rsidRPr="001E76B3" w:rsidDel="001E76B3">
          <w:rPr>
            <w:rFonts w:ascii="Arial" w:hAnsi="Arial" w:cs="Arial"/>
            <w:color w:val="212529"/>
            <w:sz w:val="22"/>
            <w:szCs w:val="22"/>
          </w:rPr>
          <w:delText xml:space="preserve"> sehen.</w:delText>
        </w:r>
      </w:del>
    </w:p>
    <w:p w14:paraId="08A366BA" w14:textId="19D96685" w:rsidR="00CB09F0" w:rsidRPr="001E76B3" w:rsidDel="001E76B3" w:rsidRDefault="00CB09F0" w:rsidP="006116D7">
      <w:pPr>
        <w:pStyle w:val="NormalnyWeb"/>
        <w:shd w:val="clear" w:color="auto" w:fill="FFFFFF"/>
        <w:spacing w:before="0" w:beforeAutospacing="0" w:after="0" w:afterAutospacing="0"/>
        <w:rPr>
          <w:del w:id="341" w:author="Paweł Woroniecki" w:date="2026-01-29T12:39:00Z" w16du:dateUtc="2026-01-29T11:39:00Z"/>
          <w:rFonts w:ascii="Arial" w:hAnsi="Arial" w:cs="Arial"/>
          <w:color w:val="212529"/>
          <w:sz w:val="22"/>
          <w:szCs w:val="22"/>
        </w:rPr>
      </w:pPr>
    </w:p>
    <w:p w14:paraId="12FA844F" w14:textId="35DEF9EB" w:rsidR="006116D7" w:rsidRPr="001E76B3" w:rsidDel="001E76B3" w:rsidRDefault="006116D7" w:rsidP="006116D7">
      <w:pPr>
        <w:pStyle w:val="NormalnyWeb"/>
        <w:shd w:val="clear" w:color="auto" w:fill="FFFFFF"/>
        <w:spacing w:before="0" w:beforeAutospacing="0" w:after="0" w:afterAutospacing="0"/>
        <w:rPr>
          <w:del w:id="342" w:author="Paweł Woroniecki" w:date="2026-01-29T12:39:00Z" w16du:dateUtc="2026-01-29T11:39:00Z"/>
          <w:rFonts w:ascii="Arial" w:hAnsi="Arial" w:cs="Arial"/>
          <w:color w:val="212529"/>
          <w:sz w:val="22"/>
          <w:szCs w:val="22"/>
        </w:rPr>
      </w:pPr>
      <w:del w:id="343" w:author="Paweł Woroniecki" w:date="2026-01-29T12:39:00Z" w16du:dateUtc="2026-01-29T11:39:00Z">
        <w:r w:rsidRPr="001E76B3" w:rsidDel="001E76B3">
          <w:rPr>
            <w:rFonts w:ascii="Arial" w:hAnsi="Arial" w:cs="Arial"/>
            <w:color w:val="212529"/>
            <w:sz w:val="22"/>
            <w:szCs w:val="22"/>
          </w:rPr>
          <w:delText>6. Nachdem der Kunde die Bestellung aufgegeben hat, sendet der Administrator dem Kunden eine E-Mail-Bestätigung über den Erhalt der Bestellung, die bedeutet, dass der Administrator begonnen hat, die Möglichkeit der Ausführung der Bestellung zu überprüfen. Die Bedingungen für den Abschluss und die Umsetzung des Kaufvertrags sowie die vereinbarten Preise sind in einem separaten Dokument und in individuellen Vereinbarungen zwischen Kunden und Administrator festgelegt.</w:delText>
        </w:r>
      </w:del>
    </w:p>
    <w:p w14:paraId="036D77E1" w14:textId="46266B3C" w:rsidR="006C3907" w:rsidRPr="001E76B3" w:rsidDel="001E76B3" w:rsidRDefault="006C3907" w:rsidP="006116D7">
      <w:pPr>
        <w:pStyle w:val="NormalnyWeb"/>
        <w:shd w:val="clear" w:color="auto" w:fill="FFFFFF"/>
        <w:spacing w:before="0" w:beforeAutospacing="0" w:after="0" w:afterAutospacing="0"/>
        <w:rPr>
          <w:del w:id="344" w:author="Paweł Woroniecki" w:date="2026-01-29T12:39:00Z" w16du:dateUtc="2026-01-29T11:39:00Z"/>
          <w:rFonts w:ascii="Arial" w:hAnsi="Arial" w:cs="Arial"/>
          <w:color w:val="212529"/>
          <w:sz w:val="22"/>
          <w:szCs w:val="22"/>
        </w:rPr>
      </w:pPr>
    </w:p>
    <w:p w14:paraId="4BA655F5" w14:textId="4AECC5D9" w:rsidR="009528E6" w:rsidRPr="001E76B3" w:rsidDel="001E76B3" w:rsidRDefault="009528E6" w:rsidP="006116D7">
      <w:pPr>
        <w:pStyle w:val="NormalnyWeb"/>
        <w:shd w:val="clear" w:color="auto" w:fill="FFFFFF"/>
        <w:spacing w:before="0" w:beforeAutospacing="0" w:after="0" w:afterAutospacing="0"/>
        <w:rPr>
          <w:del w:id="345" w:author="Paweł Woroniecki" w:date="2026-01-29T12:39:00Z" w16du:dateUtc="2026-01-29T11:39:00Z"/>
          <w:rFonts w:ascii="Arial" w:hAnsi="Arial" w:cs="Arial"/>
          <w:color w:val="212529"/>
          <w:sz w:val="22"/>
          <w:szCs w:val="22"/>
        </w:rPr>
      </w:pPr>
    </w:p>
    <w:p w14:paraId="2FB27868" w14:textId="50F941A9" w:rsidR="006116D7" w:rsidRPr="001E76B3" w:rsidDel="001E76B3" w:rsidRDefault="006116D7" w:rsidP="009528E6">
      <w:pPr>
        <w:pStyle w:val="NormalnyWeb"/>
        <w:shd w:val="clear" w:color="auto" w:fill="FFFFFF"/>
        <w:spacing w:before="0" w:beforeAutospacing="0" w:after="0" w:afterAutospacing="0"/>
        <w:jc w:val="center"/>
        <w:rPr>
          <w:del w:id="346" w:author="Paweł Woroniecki" w:date="2026-01-29T12:39:00Z" w16du:dateUtc="2026-01-29T11:39:00Z"/>
          <w:rFonts w:ascii="Arial" w:hAnsi="Arial" w:cs="Arial"/>
          <w:i/>
          <w:iCs/>
          <w:color w:val="212529"/>
          <w:sz w:val="22"/>
          <w:szCs w:val="22"/>
        </w:rPr>
      </w:pPr>
      <w:del w:id="347" w:author="Paweł Woroniecki" w:date="2026-01-29T12:39:00Z" w16du:dateUtc="2026-01-29T11:39:00Z">
        <w:r w:rsidRPr="001E76B3" w:rsidDel="001E76B3">
          <w:rPr>
            <w:rFonts w:ascii="Arial" w:hAnsi="Arial" w:cs="Arial"/>
            <w:i/>
            <w:iCs/>
            <w:color w:val="212529"/>
            <w:sz w:val="22"/>
            <w:szCs w:val="22"/>
          </w:rPr>
          <w:delText>§ 4. Schutz personenbezogener Daten</w:delText>
        </w:r>
      </w:del>
    </w:p>
    <w:p w14:paraId="4B437846" w14:textId="0558BDF3" w:rsidR="009528E6" w:rsidRPr="001E76B3" w:rsidDel="001E76B3" w:rsidRDefault="009528E6" w:rsidP="009528E6">
      <w:pPr>
        <w:pStyle w:val="NormalnyWeb"/>
        <w:shd w:val="clear" w:color="auto" w:fill="FFFFFF"/>
        <w:spacing w:before="0" w:beforeAutospacing="0" w:after="0" w:afterAutospacing="0"/>
        <w:jc w:val="center"/>
        <w:rPr>
          <w:del w:id="348" w:author="Paweł Woroniecki" w:date="2026-01-29T12:39:00Z" w16du:dateUtc="2026-01-29T11:39:00Z"/>
          <w:rFonts w:ascii="Arial" w:hAnsi="Arial" w:cs="Arial"/>
          <w:color w:val="212529"/>
          <w:sz w:val="22"/>
          <w:szCs w:val="22"/>
        </w:rPr>
      </w:pPr>
    </w:p>
    <w:p w14:paraId="6CC1FFFA" w14:textId="3F2552FD" w:rsidR="006116D7" w:rsidRPr="001E76B3" w:rsidDel="001E76B3" w:rsidRDefault="006116D7" w:rsidP="006116D7">
      <w:pPr>
        <w:pStyle w:val="NormalnyWeb"/>
        <w:shd w:val="clear" w:color="auto" w:fill="FFFFFF"/>
        <w:spacing w:before="0" w:beforeAutospacing="0" w:after="0" w:afterAutospacing="0"/>
        <w:rPr>
          <w:del w:id="349" w:author="Paweł Woroniecki" w:date="2026-01-29T12:39:00Z" w16du:dateUtc="2026-01-29T11:39:00Z"/>
          <w:rFonts w:ascii="Arial" w:hAnsi="Arial" w:cs="Arial"/>
          <w:color w:val="212529"/>
          <w:sz w:val="22"/>
          <w:szCs w:val="22"/>
        </w:rPr>
      </w:pPr>
      <w:del w:id="350" w:author="Paweł Woroniecki" w:date="2026-01-29T12:39:00Z" w16du:dateUtc="2026-01-29T11:39:00Z">
        <w:r w:rsidRPr="001E76B3" w:rsidDel="001E76B3">
          <w:rPr>
            <w:rFonts w:ascii="Arial" w:hAnsi="Arial" w:cs="Arial"/>
            <w:color w:val="212529"/>
            <w:sz w:val="22"/>
            <w:szCs w:val="22"/>
          </w:rPr>
          <w:delText xml:space="preserve">Detaillierte Informationen zum Schutz personenbezogener Daten finden Sie in </w:delText>
        </w:r>
        <w:r w:rsidR="00480E57" w:rsidRPr="001E76B3" w:rsidDel="001E76B3">
          <w:rPr>
            <w:rFonts w:ascii="Arial" w:hAnsi="Arial" w:cs="Arial"/>
            <w:color w:val="212529"/>
            <w:sz w:val="22"/>
            <w:szCs w:val="22"/>
          </w:rPr>
          <w:delText xml:space="preserve">dem </w:delText>
        </w:r>
        <w:r w:rsidRPr="001E76B3" w:rsidDel="001E76B3">
          <w:rPr>
            <w:rFonts w:ascii="Arial" w:hAnsi="Arial" w:cs="Arial"/>
            <w:color w:val="212529"/>
            <w:sz w:val="22"/>
            <w:szCs w:val="22"/>
          </w:rPr>
          <w:delText>separaten Dokument</w:delText>
        </w:r>
        <w:r w:rsidR="00480E57" w:rsidRPr="001E76B3" w:rsidDel="001E76B3">
          <w:rPr>
            <w:rFonts w:ascii="Arial" w:hAnsi="Arial" w:cs="Arial"/>
            <w:color w:val="212529"/>
            <w:sz w:val="22"/>
            <w:szCs w:val="22"/>
          </w:rPr>
          <w:delText xml:space="preserve"> Datenschutz</w:delText>
        </w:r>
        <w:r w:rsidR="001B2429" w:rsidRPr="001E76B3" w:rsidDel="001E76B3">
          <w:rPr>
            <w:rFonts w:ascii="Arial" w:hAnsi="Arial" w:cs="Arial"/>
            <w:color w:val="212529"/>
            <w:sz w:val="22"/>
            <w:szCs w:val="22"/>
          </w:rPr>
          <w:delText>erklärung</w:delText>
        </w:r>
        <w:r w:rsidRPr="001E76B3" w:rsidDel="001E76B3">
          <w:rPr>
            <w:rFonts w:ascii="Arial" w:hAnsi="Arial" w:cs="Arial"/>
            <w:color w:val="212529"/>
            <w:sz w:val="22"/>
            <w:szCs w:val="22"/>
          </w:rPr>
          <w:delText xml:space="preserve">, </w:delText>
        </w:r>
        <w:r w:rsidR="001B2429" w:rsidRPr="001E76B3" w:rsidDel="001E76B3">
          <w:rPr>
            <w:rFonts w:ascii="Arial" w:hAnsi="Arial" w:cs="Arial"/>
            <w:color w:val="212529"/>
            <w:sz w:val="22"/>
            <w:szCs w:val="22"/>
          </w:rPr>
          <w:delText xml:space="preserve">welches auf der Seite </w:delText>
        </w:r>
        <w:r w:rsidRPr="001E76B3" w:rsidDel="001E76B3">
          <w:rPr>
            <w:rFonts w:ascii="Arial" w:hAnsi="Arial" w:cs="Arial"/>
            <w:color w:val="212529"/>
            <w:sz w:val="22"/>
            <w:szCs w:val="22"/>
          </w:rPr>
          <w:delText xml:space="preserve">e-orders.eu </w:delText>
        </w:r>
        <w:r w:rsidR="00AD3496" w:rsidRPr="001E76B3" w:rsidDel="001E76B3">
          <w:rPr>
            <w:rFonts w:ascii="Arial" w:hAnsi="Arial" w:cs="Arial"/>
            <w:color w:val="212529"/>
            <w:sz w:val="22"/>
            <w:szCs w:val="22"/>
          </w:rPr>
          <w:delText xml:space="preserve">im </w:delText>
        </w:r>
        <w:r w:rsidRPr="001E76B3" w:rsidDel="001E76B3">
          <w:rPr>
            <w:rFonts w:ascii="Arial" w:hAnsi="Arial" w:cs="Arial"/>
            <w:color w:val="212529"/>
            <w:sz w:val="22"/>
            <w:szCs w:val="22"/>
          </w:rPr>
          <w:delText>untere</w:delText>
        </w:r>
        <w:r w:rsidR="00AD3496" w:rsidRPr="001E76B3" w:rsidDel="001E76B3">
          <w:rPr>
            <w:rFonts w:ascii="Arial" w:hAnsi="Arial" w:cs="Arial"/>
            <w:color w:val="212529"/>
            <w:sz w:val="22"/>
            <w:szCs w:val="22"/>
          </w:rPr>
          <w:delText>n</w:delText>
        </w:r>
        <w:r w:rsidRPr="001E76B3" w:rsidDel="001E76B3">
          <w:rPr>
            <w:rFonts w:ascii="Arial" w:hAnsi="Arial" w:cs="Arial"/>
            <w:color w:val="212529"/>
            <w:sz w:val="22"/>
            <w:szCs w:val="22"/>
          </w:rPr>
          <w:delText xml:space="preserve"> Teil der Seite verfügbar ist.</w:delText>
        </w:r>
      </w:del>
    </w:p>
    <w:p w14:paraId="5694C427" w14:textId="15ED86DC" w:rsidR="00AD3496" w:rsidRPr="001E76B3" w:rsidDel="001E76B3" w:rsidRDefault="00AD3496" w:rsidP="006116D7">
      <w:pPr>
        <w:pStyle w:val="NormalnyWeb"/>
        <w:shd w:val="clear" w:color="auto" w:fill="FFFFFF"/>
        <w:spacing w:before="0" w:beforeAutospacing="0" w:after="0" w:afterAutospacing="0"/>
        <w:rPr>
          <w:del w:id="351" w:author="Paweł Woroniecki" w:date="2026-01-29T12:39:00Z" w16du:dateUtc="2026-01-29T11:39:00Z"/>
          <w:rFonts w:ascii="Arial" w:hAnsi="Arial" w:cs="Arial"/>
          <w:color w:val="212529"/>
          <w:sz w:val="22"/>
          <w:szCs w:val="22"/>
        </w:rPr>
      </w:pPr>
    </w:p>
    <w:p w14:paraId="74FF3C1A" w14:textId="545B5C52" w:rsidR="009528E6" w:rsidRPr="001E76B3" w:rsidDel="001E76B3" w:rsidRDefault="009528E6" w:rsidP="006116D7">
      <w:pPr>
        <w:pStyle w:val="NormalnyWeb"/>
        <w:shd w:val="clear" w:color="auto" w:fill="FFFFFF"/>
        <w:spacing w:before="0" w:beforeAutospacing="0" w:after="0" w:afterAutospacing="0"/>
        <w:rPr>
          <w:del w:id="352" w:author="Paweł Woroniecki" w:date="2026-01-29T12:39:00Z" w16du:dateUtc="2026-01-29T11:39:00Z"/>
          <w:rFonts w:ascii="Arial" w:hAnsi="Arial" w:cs="Arial"/>
          <w:color w:val="212529"/>
          <w:sz w:val="22"/>
          <w:szCs w:val="22"/>
        </w:rPr>
      </w:pPr>
    </w:p>
    <w:p w14:paraId="6985FD9F" w14:textId="00622DB3" w:rsidR="006116D7" w:rsidRPr="001E76B3" w:rsidDel="001E76B3" w:rsidRDefault="006116D7" w:rsidP="009528E6">
      <w:pPr>
        <w:pStyle w:val="NormalnyWeb"/>
        <w:shd w:val="clear" w:color="auto" w:fill="FFFFFF"/>
        <w:spacing w:before="0" w:beforeAutospacing="0" w:after="0" w:afterAutospacing="0"/>
        <w:jc w:val="center"/>
        <w:rPr>
          <w:del w:id="353" w:author="Paweł Woroniecki" w:date="2026-01-29T12:39:00Z" w16du:dateUtc="2026-01-29T11:39:00Z"/>
          <w:rFonts w:ascii="Arial" w:hAnsi="Arial" w:cs="Arial"/>
          <w:i/>
          <w:iCs/>
          <w:color w:val="212529"/>
          <w:sz w:val="22"/>
          <w:szCs w:val="22"/>
        </w:rPr>
      </w:pPr>
      <w:del w:id="354" w:author="Paweł Woroniecki" w:date="2026-01-29T12:39:00Z" w16du:dateUtc="2026-01-29T11:39:00Z">
        <w:r w:rsidRPr="001E76B3" w:rsidDel="001E76B3">
          <w:rPr>
            <w:rFonts w:ascii="Arial" w:hAnsi="Arial" w:cs="Arial"/>
            <w:i/>
            <w:iCs/>
            <w:color w:val="212529"/>
            <w:sz w:val="22"/>
            <w:szCs w:val="22"/>
          </w:rPr>
          <w:delText>§ 5. Beendigung der Vereinbarung zur Erbringung elektronischer Dienstleistungen</w:delText>
        </w:r>
      </w:del>
    </w:p>
    <w:p w14:paraId="5C0C7935" w14:textId="517FE280" w:rsidR="009528E6" w:rsidRPr="001E76B3" w:rsidDel="001E76B3" w:rsidRDefault="009528E6" w:rsidP="009528E6">
      <w:pPr>
        <w:pStyle w:val="NormalnyWeb"/>
        <w:shd w:val="clear" w:color="auto" w:fill="FFFFFF"/>
        <w:spacing w:before="0" w:beforeAutospacing="0" w:after="0" w:afterAutospacing="0"/>
        <w:jc w:val="center"/>
        <w:rPr>
          <w:del w:id="355" w:author="Paweł Woroniecki" w:date="2026-01-29T12:39:00Z" w16du:dateUtc="2026-01-29T11:39:00Z"/>
          <w:rFonts w:ascii="Arial" w:hAnsi="Arial" w:cs="Arial"/>
          <w:color w:val="212529"/>
          <w:sz w:val="22"/>
          <w:szCs w:val="22"/>
        </w:rPr>
      </w:pPr>
    </w:p>
    <w:p w14:paraId="545FBADD" w14:textId="7C8A8B0B" w:rsidR="006116D7" w:rsidRPr="001E76B3" w:rsidDel="001E76B3" w:rsidRDefault="006116D7" w:rsidP="006116D7">
      <w:pPr>
        <w:pStyle w:val="NormalnyWeb"/>
        <w:shd w:val="clear" w:color="auto" w:fill="FFFFFF"/>
        <w:spacing w:before="0" w:beforeAutospacing="0" w:after="0" w:afterAutospacing="0"/>
        <w:rPr>
          <w:del w:id="356" w:author="Paweł Woroniecki" w:date="2026-01-29T12:39:00Z" w16du:dateUtc="2026-01-29T11:39:00Z"/>
          <w:rFonts w:ascii="Arial" w:hAnsi="Arial" w:cs="Arial"/>
          <w:color w:val="212529"/>
          <w:sz w:val="22"/>
          <w:szCs w:val="22"/>
        </w:rPr>
      </w:pPr>
      <w:del w:id="357" w:author="Paweł Woroniecki" w:date="2026-01-29T12:39:00Z" w16du:dateUtc="2026-01-29T11:39:00Z">
        <w:r w:rsidRPr="001E76B3" w:rsidDel="001E76B3">
          <w:rPr>
            <w:rFonts w:ascii="Arial" w:hAnsi="Arial" w:cs="Arial"/>
            <w:color w:val="212529"/>
            <w:sz w:val="22"/>
            <w:szCs w:val="22"/>
          </w:rPr>
          <w:delText xml:space="preserve">1. Der Kunde kann die Vereinbarung zur Erbringung elektronischer Dienstleistungen im Rahmen der Pflege des Kundenkontos kündigen. Der Vertrag kann jederzeit und ohne Angabe von Gründen beendet werden, indem dem Administrator eine entsprechende Absichtserklärung in elektronischer Form an </w:delText>
        </w:r>
        <w:r w:rsidR="00BD1B71" w:rsidRPr="001E76B3" w:rsidDel="001E76B3">
          <w:rPr>
            <w:sz w:val="22"/>
            <w:szCs w:val="22"/>
          </w:rPr>
          <w:fldChar w:fldCharType="begin"/>
        </w:r>
        <w:r w:rsidR="00BD1B71" w:rsidRPr="001E76B3" w:rsidDel="001E76B3">
          <w:rPr>
            <w:sz w:val="22"/>
            <w:szCs w:val="22"/>
          </w:rPr>
          <w:delInstrText>HYPERLINK "mailto:info@luxan.de"</w:delInstrText>
        </w:r>
        <w:r w:rsidR="00BD1B71" w:rsidRPr="001E76B3" w:rsidDel="001E76B3">
          <w:rPr>
            <w:sz w:val="22"/>
            <w:szCs w:val="22"/>
          </w:rPr>
        </w:r>
        <w:r w:rsidR="00BD1B71" w:rsidRPr="001E76B3" w:rsidDel="001E76B3">
          <w:rPr>
            <w:sz w:val="22"/>
            <w:szCs w:val="22"/>
          </w:rPr>
          <w:fldChar w:fldCharType="separate"/>
        </w:r>
        <w:r w:rsidR="00BD1B71" w:rsidRPr="001E76B3" w:rsidDel="001E76B3">
          <w:rPr>
            <w:rStyle w:val="Hipercze"/>
            <w:rFonts w:ascii="Arial" w:hAnsi="Arial" w:cs="Arial"/>
            <w:sz w:val="22"/>
            <w:szCs w:val="22"/>
          </w:rPr>
          <w:delText>info@luxan.de</w:delText>
        </w:r>
        <w:r w:rsidR="00BD1B71" w:rsidRPr="001E76B3" w:rsidDel="001E76B3">
          <w:rPr>
            <w:sz w:val="22"/>
            <w:szCs w:val="22"/>
          </w:rPr>
          <w:fldChar w:fldCharType="end"/>
        </w:r>
        <w:r w:rsidR="00BD1B71" w:rsidRPr="001E76B3" w:rsidDel="001E76B3">
          <w:rPr>
            <w:rFonts w:ascii="Arial" w:hAnsi="Arial" w:cs="Arial"/>
            <w:color w:val="212529"/>
            <w:sz w:val="22"/>
            <w:szCs w:val="22"/>
          </w:rPr>
          <w:delText xml:space="preserve"> </w:delText>
        </w:r>
        <w:r w:rsidRPr="001E76B3" w:rsidDel="001E76B3">
          <w:rPr>
            <w:rFonts w:ascii="Arial" w:hAnsi="Arial" w:cs="Arial"/>
            <w:color w:val="212529"/>
            <w:sz w:val="22"/>
            <w:szCs w:val="22"/>
          </w:rPr>
          <w:delText>übermittelt wird. Nach Abgabe einer solchen Erklärung wird das Kundenkonto deaktiviert, und die in diesem Konto gespeicherten Daten werden vom Administrator für den in der Datenschutzklausel festgelegten Zeitraum gespeichert.</w:delText>
        </w:r>
      </w:del>
    </w:p>
    <w:p w14:paraId="4D778643" w14:textId="6A051DDA" w:rsidR="00BE6843" w:rsidRPr="001E76B3" w:rsidDel="001E76B3" w:rsidRDefault="00BE6843" w:rsidP="006116D7">
      <w:pPr>
        <w:pStyle w:val="NormalnyWeb"/>
        <w:shd w:val="clear" w:color="auto" w:fill="FFFFFF"/>
        <w:spacing w:before="0" w:beforeAutospacing="0" w:after="0" w:afterAutospacing="0"/>
        <w:rPr>
          <w:del w:id="358" w:author="Paweł Woroniecki" w:date="2026-01-29T12:39:00Z" w16du:dateUtc="2026-01-29T11:39:00Z"/>
          <w:rFonts w:ascii="Arial" w:hAnsi="Arial" w:cs="Arial"/>
          <w:color w:val="212529"/>
          <w:sz w:val="22"/>
          <w:szCs w:val="22"/>
        </w:rPr>
      </w:pPr>
    </w:p>
    <w:p w14:paraId="7790A505" w14:textId="256F839E" w:rsidR="006116D7" w:rsidRPr="001E76B3" w:rsidDel="001E76B3" w:rsidRDefault="006116D7" w:rsidP="006116D7">
      <w:pPr>
        <w:pStyle w:val="NormalnyWeb"/>
        <w:shd w:val="clear" w:color="auto" w:fill="FFFFFF"/>
        <w:spacing w:before="0" w:beforeAutospacing="0" w:after="0" w:afterAutospacing="0"/>
        <w:rPr>
          <w:del w:id="359" w:author="Paweł Woroniecki" w:date="2026-01-29T12:39:00Z" w16du:dateUtc="2026-01-29T11:39:00Z"/>
          <w:rFonts w:ascii="Arial" w:hAnsi="Arial" w:cs="Arial"/>
          <w:color w:val="212529"/>
          <w:sz w:val="22"/>
          <w:szCs w:val="22"/>
        </w:rPr>
      </w:pPr>
      <w:del w:id="360" w:author="Paweł Woroniecki" w:date="2026-01-29T12:39:00Z" w16du:dateUtc="2026-01-29T11:39:00Z">
        <w:r w:rsidRPr="001E76B3" w:rsidDel="001E76B3">
          <w:rPr>
            <w:rFonts w:ascii="Arial" w:hAnsi="Arial" w:cs="Arial"/>
            <w:color w:val="212529"/>
            <w:sz w:val="22"/>
            <w:szCs w:val="22"/>
          </w:rPr>
          <w:delText>2. Der Administrator kann den Vertrag über die Erbringung elektronischer Dienstleistungen zur Pflege des Kundenkontos jederzeit kündigen, wenn der Kunde gegen die Nutzungsregeln des B2B-Systems gemäß diesen Geschäftsbedingungen verstößt. Der Administrator kann den Vertrag kündigen, indem er dem Kunden eine entsprechende Absichtserklärung an die vom Kunden angegebene E-Mail-Adresse sendet. Nach Abgabe einer solchen Erklärung wird das Kundenkonto deaktiviert, und die in diesem Konto gespeicherten Daten werden vom Administrator für den in der Datenschutzklausel festgelegten Zeitraum gespeichert.</w:delText>
        </w:r>
      </w:del>
    </w:p>
    <w:p w14:paraId="54DD71E9" w14:textId="42191060" w:rsidR="00250EDD" w:rsidRPr="001E76B3" w:rsidDel="001E76B3" w:rsidRDefault="00250EDD" w:rsidP="006116D7">
      <w:pPr>
        <w:pStyle w:val="NormalnyWeb"/>
        <w:shd w:val="clear" w:color="auto" w:fill="FFFFFF"/>
        <w:spacing w:before="0" w:beforeAutospacing="0" w:after="0" w:afterAutospacing="0"/>
        <w:rPr>
          <w:del w:id="361" w:author="Paweł Woroniecki" w:date="2026-01-29T12:39:00Z" w16du:dateUtc="2026-01-29T11:39:00Z"/>
          <w:rFonts w:ascii="Arial" w:hAnsi="Arial" w:cs="Arial"/>
          <w:color w:val="212529"/>
          <w:sz w:val="22"/>
          <w:szCs w:val="22"/>
        </w:rPr>
      </w:pPr>
    </w:p>
    <w:p w14:paraId="0317B0DF" w14:textId="05E4E63D" w:rsidR="006116D7" w:rsidRPr="001E76B3" w:rsidDel="001E76B3" w:rsidRDefault="006116D7" w:rsidP="006116D7">
      <w:pPr>
        <w:pStyle w:val="NormalnyWeb"/>
        <w:shd w:val="clear" w:color="auto" w:fill="FFFFFF"/>
        <w:spacing w:before="0" w:beforeAutospacing="0" w:after="0" w:afterAutospacing="0"/>
        <w:rPr>
          <w:del w:id="362" w:author="Paweł Woroniecki" w:date="2026-01-29T12:39:00Z" w16du:dateUtc="2026-01-29T11:39:00Z"/>
          <w:rFonts w:ascii="Arial" w:hAnsi="Arial" w:cs="Arial"/>
          <w:color w:val="212529"/>
          <w:sz w:val="22"/>
          <w:szCs w:val="22"/>
        </w:rPr>
      </w:pPr>
      <w:del w:id="363" w:author="Paweł Woroniecki" w:date="2026-01-29T12:39:00Z" w16du:dateUtc="2026-01-29T11:39:00Z">
        <w:r w:rsidRPr="001E76B3" w:rsidDel="001E76B3">
          <w:rPr>
            <w:rFonts w:ascii="Arial" w:hAnsi="Arial" w:cs="Arial"/>
            <w:color w:val="212529"/>
            <w:sz w:val="22"/>
            <w:szCs w:val="22"/>
          </w:rPr>
          <w:delText xml:space="preserve">3. Die Kündigung des Vertrags zur Erbringung elektronischer Dienstleistungen betrifft </w:delText>
        </w:r>
        <w:r w:rsidR="00BB41EA" w:rsidRPr="001E76B3" w:rsidDel="001E76B3">
          <w:rPr>
            <w:rFonts w:ascii="Arial" w:hAnsi="Arial" w:cs="Arial"/>
            <w:color w:val="212529"/>
            <w:sz w:val="22"/>
            <w:szCs w:val="22"/>
          </w:rPr>
          <w:delText xml:space="preserve">nicht </w:delText>
        </w:r>
        <w:r w:rsidRPr="001E76B3" w:rsidDel="001E76B3">
          <w:rPr>
            <w:rFonts w:ascii="Arial" w:hAnsi="Arial" w:cs="Arial"/>
            <w:color w:val="212529"/>
            <w:sz w:val="22"/>
            <w:szCs w:val="22"/>
          </w:rPr>
          <w:delText>die vom Kunden aufgegebenen Bestellungen bis zum Kündigungsdatum, die für den Kunden weiterhin bindend bleiben.</w:delText>
        </w:r>
      </w:del>
    </w:p>
    <w:p w14:paraId="6A54CE55" w14:textId="396165C9" w:rsidR="00A52914" w:rsidRPr="001E76B3" w:rsidDel="001E76B3" w:rsidRDefault="00A52914" w:rsidP="006116D7">
      <w:pPr>
        <w:pStyle w:val="NormalnyWeb"/>
        <w:shd w:val="clear" w:color="auto" w:fill="FFFFFF"/>
        <w:spacing w:before="0" w:beforeAutospacing="0" w:after="0" w:afterAutospacing="0"/>
        <w:rPr>
          <w:del w:id="364" w:author="Paweł Woroniecki" w:date="2026-01-29T12:39:00Z" w16du:dateUtc="2026-01-29T11:39:00Z"/>
          <w:rFonts w:ascii="Arial" w:hAnsi="Arial" w:cs="Arial"/>
          <w:color w:val="212529"/>
          <w:sz w:val="22"/>
          <w:szCs w:val="22"/>
        </w:rPr>
      </w:pPr>
    </w:p>
    <w:p w14:paraId="4B080884" w14:textId="688AAFA0" w:rsidR="00A52914" w:rsidRPr="001E76B3" w:rsidDel="001E76B3" w:rsidRDefault="00A52914" w:rsidP="006116D7">
      <w:pPr>
        <w:pStyle w:val="NormalnyWeb"/>
        <w:shd w:val="clear" w:color="auto" w:fill="FFFFFF"/>
        <w:spacing w:before="0" w:beforeAutospacing="0" w:after="0" w:afterAutospacing="0"/>
        <w:rPr>
          <w:del w:id="365" w:author="Paweł Woroniecki" w:date="2026-01-29T12:39:00Z" w16du:dateUtc="2026-01-29T11:39:00Z"/>
          <w:rFonts w:ascii="Arial" w:hAnsi="Arial" w:cs="Arial"/>
          <w:color w:val="212529"/>
          <w:sz w:val="22"/>
          <w:szCs w:val="22"/>
        </w:rPr>
      </w:pPr>
    </w:p>
    <w:p w14:paraId="3EE91ED2" w14:textId="0BC146CC" w:rsidR="006116D7" w:rsidRPr="001E76B3" w:rsidDel="001E76B3" w:rsidRDefault="006116D7" w:rsidP="00A52914">
      <w:pPr>
        <w:pStyle w:val="NormalnyWeb"/>
        <w:shd w:val="clear" w:color="auto" w:fill="FFFFFF"/>
        <w:spacing w:before="0" w:beforeAutospacing="0" w:after="0" w:afterAutospacing="0"/>
        <w:jc w:val="center"/>
        <w:rPr>
          <w:del w:id="366" w:author="Paweł Woroniecki" w:date="2026-01-29T12:39:00Z" w16du:dateUtc="2026-01-29T11:39:00Z"/>
          <w:rFonts w:ascii="Arial" w:hAnsi="Arial" w:cs="Arial"/>
          <w:i/>
          <w:iCs/>
          <w:color w:val="212529"/>
          <w:sz w:val="22"/>
          <w:szCs w:val="22"/>
        </w:rPr>
      </w:pPr>
      <w:del w:id="367" w:author="Paweł Woroniecki" w:date="2026-01-29T12:39:00Z" w16du:dateUtc="2026-01-29T11:39:00Z">
        <w:r w:rsidRPr="001E76B3" w:rsidDel="001E76B3">
          <w:rPr>
            <w:rFonts w:ascii="Arial" w:hAnsi="Arial" w:cs="Arial"/>
            <w:i/>
            <w:iCs/>
            <w:color w:val="212529"/>
            <w:sz w:val="22"/>
            <w:szCs w:val="22"/>
          </w:rPr>
          <w:delText>§</w:delText>
        </w:r>
        <w:r w:rsidR="00A52914" w:rsidRPr="001E76B3" w:rsidDel="001E76B3">
          <w:rPr>
            <w:rFonts w:ascii="Arial" w:hAnsi="Arial" w:cs="Arial"/>
            <w:i/>
            <w:iCs/>
            <w:color w:val="212529"/>
            <w:sz w:val="22"/>
            <w:szCs w:val="22"/>
          </w:rPr>
          <w:delText xml:space="preserve"> </w:delText>
        </w:r>
        <w:r w:rsidRPr="001E76B3" w:rsidDel="001E76B3">
          <w:rPr>
            <w:rFonts w:ascii="Arial" w:hAnsi="Arial" w:cs="Arial"/>
            <w:i/>
            <w:iCs/>
            <w:color w:val="212529"/>
            <w:sz w:val="22"/>
            <w:szCs w:val="22"/>
          </w:rPr>
          <w:delText>6. Endgültige Bestimmungen</w:delText>
        </w:r>
      </w:del>
    </w:p>
    <w:p w14:paraId="41128116" w14:textId="10C5C559" w:rsidR="0076402F" w:rsidRPr="001E76B3" w:rsidDel="001E76B3" w:rsidRDefault="0076402F" w:rsidP="00A52914">
      <w:pPr>
        <w:pStyle w:val="NormalnyWeb"/>
        <w:shd w:val="clear" w:color="auto" w:fill="FFFFFF"/>
        <w:spacing w:before="0" w:beforeAutospacing="0" w:after="0" w:afterAutospacing="0"/>
        <w:jc w:val="center"/>
        <w:rPr>
          <w:del w:id="368" w:author="Paweł Woroniecki" w:date="2026-01-29T12:39:00Z" w16du:dateUtc="2026-01-29T11:39:00Z"/>
          <w:rFonts w:ascii="Arial" w:hAnsi="Arial" w:cs="Arial"/>
          <w:i/>
          <w:iCs/>
          <w:color w:val="212529"/>
          <w:sz w:val="22"/>
          <w:szCs w:val="22"/>
        </w:rPr>
      </w:pPr>
    </w:p>
    <w:p w14:paraId="105046E5" w14:textId="2675C065" w:rsidR="006116D7" w:rsidRPr="001E76B3" w:rsidDel="001E76B3" w:rsidRDefault="00574D73" w:rsidP="00574D73">
      <w:pPr>
        <w:pStyle w:val="NormalnyWeb"/>
        <w:shd w:val="clear" w:color="auto" w:fill="FFFFFF"/>
        <w:spacing w:before="0" w:beforeAutospacing="0" w:after="0" w:afterAutospacing="0"/>
        <w:rPr>
          <w:del w:id="369" w:author="Paweł Woroniecki" w:date="2026-01-29T12:39:00Z" w16du:dateUtc="2026-01-29T11:39:00Z"/>
          <w:rFonts w:ascii="Arial" w:hAnsi="Arial" w:cs="Arial"/>
          <w:color w:val="212529"/>
          <w:sz w:val="22"/>
          <w:szCs w:val="22"/>
        </w:rPr>
      </w:pPr>
      <w:del w:id="370" w:author="Paweł Woroniecki" w:date="2026-01-29T12:39:00Z" w16du:dateUtc="2026-01-29T11:39:00Z">
        <w:r w:rsidRPr="001E76B3" w:rsidDel="001E76B3">
          <w:rPr>
            <w:rFonts w:ascii="Arial" w:hAnsi="Arial" w:cs="Arial"/>
            <w:color w:val="212529"/>
            <w:sz w:val="22"/>
            <w:szCs w:val="22"/>
          </w:rPr>
          <w:delText>1. D</w:delText>
        </w:r>
        <w:r w:rsidR="006116D7" w:rsidRPr="001E76B3" w:rsidDel="001E76B3">
          <w:rPr>
            <w:rFonts w:ascii="Arial" w:hAnsi="Arial" w:cs="Arial"/>
            <w:color w:val="212529"/>
            <w:sz w:val="22"/>
            <w:szCs w:val="22"/>
          </w:rPr>
          <w:delText xml:space="preserve">er Administrator ist nicht verantwortlich für die Genauigkeit der vom Kunden im B2B-System eingegebenen Daten, weder hinsichtlich der Warenauswahl </w:delText>
        </w:r>
        <w:r w:rsidR="009F02B7" w:rsidRPr="001E76B3" w:rsidDel="001E76B3">
          <w:rPr>
            <w:rFonts w:ascii="Arial" w:hAnsi="Arial" w:cs="Arial"/>
            <w:color w:val="212529"/>
            <w:sz w:val="22"/>
            <w:szCs w:val="22"/>
          </w:rPr>
          <w:delText>noch</w:delText>
        </w:r>
        <w:r w:rsidR="00C0015F" w:rsidRPr="001E76B3" w:rsidDel="001E76B3">
          <w:rPr>
            <w:rFonts w:ascii="Arial" w:hAnsi="Arial" w:cs="Arial"/>
            <w:color w:val="212529"/>
            <w:sz w:val="22"/>
            <w:szCs w:val="22"/>
          </w:rPr>
          <w:delText xml:space="preserve"> </w:delText>
        </w:r>
        <w:r w:rsidR="006116D7" w:rsidRPr="001E76B3" w:rsidDel="001E76B3">
          <w:rPr>
            <w:rFonts w:ascii="Arial" w:hAnsi="Arial" w:cs="Arial"/>
            <w:color w:val="212529"/>
            <w:sz w:val="22"/>
            <w:szCs w:val="22"/>
          </w:rPr>
          <w:delText>der Daten für die Lieferung der Waren.</w:delText>
        </w:r>
      </w:del>
    </w:p>
    <w:p w14:paraId="0F952EFB" w14:textId="0E6299B1" w:rsidR="00923F3C" w:rsidRPr="001E76B3" w:rsidDel="001E76B3" w:rsidRDefault="00923F3C" w:rsidP="00574D73">
      <w:pPr>
        <w:pStyle w:val="NormalnyWeb"/>
        <w:shd w:val="clear" w:color="auto" w:fill="FFFFFF"/>
        <w:spacing w:before="0" w:beforeAutospacing="0" w:after="0" w:afterAutospacing="0"/>
        <w:rPr>
          <w:del w:id="371" w:author="Paweł Woroniecki" w:date="2026-01-29T12:39:00Z" w16du:dateUtc="2026-01-29T11:39:00Z"/>
          <w:rFonts w:ascii="Arial" w:hAnsi="Arial" w:cs="Arial"/>
          <w:color w:val="212529"/>
          <w:sz w:val="22"/>
          <w:szCs w:val="22"/>
        </w:rPr>
      </w:pPr>
    </w:p>
    <w:p w14:paraId="72BC792F" w14:textId="0A1CA480" w:rsidR="006116D7" w:rsidRPr="001E76B3" w:rsidDel="001E76B3" w:rsidRDefault="006116D7" w:rsidP="006116D7">
      <w:pPr>
        <w:pStyle w:val="NormalnyWeb"/>
        <w:shd w:val="clear" w:color="auto" w:fill="FFFFFF"/>
        <w:spacing w:before="0" w:beforeAutospacing="0" w:after="0" w:afterAutospacing="0"/>
        <w:rPr>
          <w:del w:id="372" w:author="Paweł Woroniecki" w:date="2026-01-29T12:39:00Z" w16du:dateUtc="2026-01-29T11:39:00Z"/>
          <w:rFonts w:ascii="Arial" w:hAnsi="Arial" w:cs="Arial"/>
          <w:color w:val="212529"/>
          <w:sz w:val="22"/>
          <w:szCs w:val="22"/>
        </w:rPr>
      </w:pPr>
      <w:del w:id="373" w:author="Paweł Woroniecki" w:date="2026-01-29T12:39:00Z" w16du:dateUtc="2026-01-29T11:39:00Z">
        <w:r w:rsidRPr="001E76B3" w:rsidDel="001E76B3">
          <w:rPr>
            <w:rFonts w:ascii="Arial" w:hAnsi="Arial" w:cs="Arial"/>
            <w:color w:val="212529"/>
            <w:sz w:val="22"/>
            <w:szCs w:val="22"/>
          </w:rPr>
          <w:delText>2. Der Administrator ist nicht für Unterbrechungen im Betrieb des B2B-Systems verantwortlich, unabhängig von der Ursache dieser Unterbrechung.</w:delText>
        </w:r>
      </w:del>
    </w:p>
    <w:p w14:paraId="263E129A" w14:textId="07DF7BF9" w:rsidR="009F02B7" w:rsidRPr="001E76B3" w:rsidDel="001E76B3" w:rsidRDefault="009F02B7" w:rsidP="006116D7">
      <w:pPr>
        <w:pStyle w:val="NormalnyWeb"/>
        <w:shd w:val="clear" w:color="auto" w:fill="FFFFFF"/>
        <w:spacing w:before="0" w:beforeAutospacing="0" w:after="0" w:afterAutospacing="0"/>
        <w:rPr>
          <w:del w:id="374" w:author="Paweł Woroniecki" w:date="2026-01-29T12:39:00Z" w16du:dateUtc="2026-01-29T11:39:00Z"/>
          <w:rFonts w:ascii="Arial" w:hAnsi="Arial" w:cs="Arial"/>
          <w:color w:val="212529"/>
          <w:sz w:val="22"/>
          <w:szCs w:val="22"/>
        </w:rPr>
      </w:pPr>
    </w:p>
    <w:p w14:paraId="4381F08B" w14:textId="70930AC2" w:rsidR="006116D7" w:rsidRPr="001E76B3" w:rsidDel="001E76B3" w:rsidRDefault="006116D7" w:rsidP="006116D7">
      <w:pPr>
        <w:pStyle w:val="NormalnyWeb"/>
        <w:shd w:val="clear" w:color="auto" w:fill="FFFFFF"/>
        <w:spacing w:before="0" w:beforeAutospacing="0" w:after="0" w:afterAutospacing="0"/>
        <w:rPr>
          <w:del w:id="375" w:author="Paweł Woroniecki" w:date="2026-01-29T12:39:00Z" w16du:dateUtc="2026-01-29T11:39:00Z"/>
          <w:rFonts w:ascii="Arial" w:hAnsi="Arial" w:cs="Arial"/>
          <w:color w:val="EE0000"/>
          <w:sz w:val="22"/>
          <w:szCs w:val="22"/>
        </w:rPr>
      </w:pPr>
      <w:del w:id="376" w:author="Paweł Woroniecki" w:date="2026-01-29T12:39:00Z" w16du:dateUtc="2026-01-29T11:39:00Z">
        <w:r w:rsidRPr="001E76B3" w:rsidDel="001E76B3">
          <w:rPr>
            <w:rFonts w:ascii="Arial" w:hAnsi="Arial" w:cs="Arial"/>
            <w:color w:val="212529"/>
            <w:sz w:val="22"/>
            <w:szCs w:val="22"/>
          </w:rPr>
          <w:delText xml:space="preserve">3. Das für die Beilegung von Streitigkeiten anwendbares Recht aus den in den Geschäftsbedingungen definierten Beziehungen ist </w:delText>
        </w:r>
        <w:r w:rsidR="00897488" w:rsidRPr="001E76B3" w:rsidDel="001E76B3">
          <w:rPr>
            <w:rFonts w:ascii="Arial" w:hAnsi="Arial" w:cs="Arial"/>
            <w:color w:val="212529"/>
            <w:sz w:val="22"/>
            <w:szCs w:val="22"/>
          </w:rPr>
          <w:delText>deutsches</w:delText>
        </w:r>
        <w:r w:rsidRPr="001E76B3" w:rsidDel="001E76B3">
          <w:rPr>
            <w:rFonts w:ascii="Arial" w:hAnsi="Arial" w:cs="Arial"/>
            <w:color w:val="212529"/>
            <w:sz w:val="22"/>
            <w:szCs w:val="22"/>
          </w:rPr>
          <w:delText xml:space="preserve"> Recht, und das zuständige Gericht für deren Beilegung ist das zuständige Gericht in </w:delText>
        </w:r>
        <w:r w:rsidR="00580446" w:rsidRPr="001E76B3" w:rsidDel="001E76B3">
          <w:rPr>
            <w:rFonts w:ascii="Arial" w:hAnsi="Arial" w:cs="Arial"/>
            <w:color w:val="212529"/>
            <w:sz w:val="22"/>
            <w:szCs w:val="22"/>
          </w:rPr>
          <w:delText>Berlin</w:delText>
        </w:r>
        <w:r w:rsidRPr="001E76B3" w:rsidDel="001E76B3">
          <w:rPr>
            <w:rFonts w:ascii="Arial" w:hAnsi="Arial" w:cs="Arial"/>
            <w:color w:val="212529"/>
            <w:sz w:val="22"/>
            <w:szCs w:val="22"/>
          </w:rPr>
          <w:delText>.</w:delText>
        </w:r>
      </w:del>
    </w:p>
    <w:p w14:paraId="11025302" w14:textId="5410B67A" w:rsidR="009F02B7" w:rsidRPr="001E76B3" w:rsidDel="001E76B3" w:rsidRDefault="009F02B7" w:rsidP="006116D7">
      <w:pPr>
        <w:pStyle w:val="NormalnyWeb"/>
        <w:shd w:val="clear" w:color="auto" w:fill="FFFFFF"/>
        <w:spacing w:before="0" w:beforeAutospacing="0" w:after="0" w:afterAutospacing="0"/>
        <w:rPr>
          <w:del w:id="377" w:author="Paweł Woroniecki" w:date="2026-01-29T12:39:00Z" w16du:dateUtc="2026-01-29T11:39:00Z"/>
          <w:rFonts w:ascii="Arial" w:hAnsi="Arial" w:cs="Arial"/>
          <w:color w:val="212529"/>
          <w:sz w:val="22"/>
          <w:szCs w:val="22"/>
        </w:rPr>
      </w:pPr>
    </w:p>
    <w:p w14:paraId="6AF5D0B2" w14:textId="59CA53CF" w:rsidR="006116D7" w:rsidRPr="001E76B3" w:rsidDel="001E76B3" w:rsidRDefault="006116D7" w:rsidP="006116D7">
      <w:pPr>
        <w:pStyle w:val="NormalnyWeb"/>
        <w:shd w:val="clear" w:color="auto" w:fill="FFFFFF"/>
        <w:spacing w:before="0" w:beforeAutospacing="0" w:after="0" w:afterAutospacing="0"/>
        <w:rPr>
          <w:del w:id="378" w:author="Paweł Woroniecki" w:date="2026-01-29T12:39:00Z" w16du:dateUtc="2026-01-29T11:39:00Z"/>
          <w:rFonts w:ascii="Arial" w:hAnsi="Arial" w:cs="Arial"/>
          <w:color w:val="212529"/>
          <w:sz w:val="22"/>
          <w:szCs w:val="22"/>
        </w:rPr>
      </w:pPr>
      <w:del w:id="379" w:author="Paweł Woroniecki" w:date="2026-01-29T12:39:00Z" w16du:dateUtc="2026-01-29T11:39:00Z">
        <w:r w:rsidRPr="001E76B3" w:rsidDel="001E76B3">
          <w:rPr>
            <w:rFonts w:ascii="Arial" w:hAnsi="Arial" w:cs="Arial"/>
            <w:color w:val="212529"/>
            <w:sz w:val="22"/>
            <w:szCs w:val="22"/>
          </w:rPr>
          <w:delText xml:space="preserve">4. Der Administrator behält sich das Recht vor, die Geschäftsbedingungen zu ändern. Akzeptiert der Kunde den geänderten Inhalt der Verordnung nicht, muss er den </w:delText>
        </w:r>
        <w:r w:rsidR="0044199E" w:rsidRPr="001E76B3" w:rsidDel="001E76B3">
          <w:rPr>
            <w:rFonts w:ascii="Arial" w:hAnsi="Arial" w:cs="Arial"/>
            <w:color w:val="212529"/>
            <w:sz w:val="22"/>
            <w:szCs w:val="22"/>
          </w:rPr>
          <w:delText>Administrator</w:delText>
        </w:r>
        <w:r w:rsidRPr="001E76B3" w:rsidDel="001E76B3">
          <w:rPr>
            <w:rFonts w:ascii="Arial" w:hAnsi="Arial" w:cs="Arial"/>
            <w:color w:val="212529"/>
            <w:sz w:val="22"/>
            <w:szCs w:val="22"/>
          </w:rPr>
          <w:delText xml:space="preserve"> darüber informieren, was zur Kündigung des Vertrags über die Erbringung elektronischer Dienstleistungen gemäß den Bestimmungen von §7 Punkt 1 der Verordnung führt.</w:delText>
        </w:r>
      </w:del>
    </w:p>
    <w:p w14:paraId="009A61A0" w14:textId="2A3D9578" w:rsidR="00410E07" w:rsidRPr="001E76B3" w:rsidRDefault="00410E07"/>
    <w:sectPr w:rsidR="00410E07" w:rsidRPr="001E76B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1" w:author="Tim Tovornik Luxan DE" w:date="2026-01-07T16:38:00Z" w:initials="TT">
    <w:p w14:paraId="73B515F1" w14:textId="77777777" w:rsidR="009C37AB" w:rsidRDefault="009C37AB" w:rsidP="009C37AB">
      <w:pPr>
        <w:pStyle w:val="Tekstkomentarza"/>
      </w:pPr>
      <w:r>
        <w:rPr>
          <w:rStyle w:val="Odwoaniedokomentarza"/>
        </w:rPr>
        <w:annotationRef/>
      </w:r>
      <w:r>
        <w:t xml:space="preserve">Speichern der Eigenschaften in einer Position speichert Position in Angebot. Angebot wird angelegt, sobald bei „Neues Angebot erfassen“ bei Kommission, Kundendaten etc. etwas eingegeben und gespeichert wird. </w:t>
      </w:r>
    </w:p>
  </w:comment>
  <w:comment w:id="308" w:author="Tim Tovornik Luxan DE" w:date="2026-01-07T16:39:00Z" w:initials="TT">
    <w:p w14:paraId="01B74451" w14:textId="77777777" w:rsidR="009C37AB" w:rsidRDefault="009C37AB" w:rsidP="009C37AB">
      <w:pPr>
        <w:pStyle w:val="Tekstkomentarza"/>
      </w:pPr>
      <w:r>
        <w:rPr>
          <w:rStyle w:val="Odwoaniedokomentarza"/>
        </w:rPr>
        <w:annotationRef/>
      </w:r>
      <w:r>
        <w:t>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B515F1" w15:done="1"/>
  <w15:commentEx w15:paraId="01B7445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A52DF6" w16cex:dateUtc="2026-01-07T15:38:00Z"/>
  <w16cex:commentExtensible w16cex:durableId="42466C68" w16cex:dateUtc="2026-01-07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B515F1" w16cid:durableId="12A52DF6"/>
  <w16cid:commentId w16cid:paraId="01B74451" w16cid:durableId="42466C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7D9C"/>
    <w:multiLevelType w:val="hybridMultilevel"/>
    <w:tmpl w:val="81DA13B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39C4849"/>
    <w:multiLevelType w:val="hybridMultilevel"/>
    <w:tmpl w:val="B57CDCDC"/>
    <w:lvl w:ilvl="0" w:tplc="2A9AE556">
      <w:start w:val="1"/>
      <w:numFmt w:val="decimal"/>
      <w:lvlText w:val="%1."/>
      <w:lvlJc w:val="left"/>
      <w:pPr>
        <w:ind w:left="720" w:hanging="360"/>
      </w:pPr>
      <w:rPr>
        <w:rFonts w:ascii="Arial" w:eastAsiaTheme="majorEastAsia" w:hAnsi="Arial" w:cs="Arial" w:hint="default"/>
        <w:b w:val="0"/>
        <w:color w:val="212529"/>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4E91320"/>
    <w:multiLevelType w:val="hybridMultilevel"/>
    <w:tmpl w:val="5CB63F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72F4841"/>
    <w:multiLevelType w:val="hybridMultilevel"/>
    <w:tmpl w:val="C1EE60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5AAE20CB"/>
    <w:multiLevelType w:val="hybridMultilevel"/>
    <w:tmpl w:val="B7AE2E5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61316294"/>
    <w:multiLevelType w:val="multilevel"/>
    <w:tmpl w:val="27A4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5572CF"/>
    <w:multiLevelType w:val="hybridMultilevel"/>
    <w:tmpl w:val="D292CB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4C9076A"/>
    <w:multiLevelType w:val="hybridMultilevel"/>
    <w:tmpl w:val="560C97C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74725555">
    <w:abstractNumId w:val="3"/>
  </w:num>
  <w:num w:numId="2" w16cid:durableId="1937790198">
    <w:abstractNumId w:val="2"/>
  </w:num>
  <w:num w:numId="3" w16cid:durableId="1685595699">
    <w:abstractNumId w:val="7"/>
  </w:num>
  <w:num w:numId="4" w16cid:durableId="1972862833">
    <w:abstractNumId w:val="4"/>
  </w:num>
  <w:num w:numId="5" w16cid:durableId="1875606440">
    <w:abstractNumId w:val="0"/>
  </w:num>
  <w:num w:numId="6" w16cid:durableId="1016614235">
    <w:abstractNumId w:val="6"/>
  </w:num>
  <w:num w:numId="7" w16cid:durableId="1676414509">
    <w:abstractNumId w:val="1"/>
  </w:num>
  <w:num w:numId="8" w16cid:durableId="11717499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weł Woroniecki">
    <w15:presenceInfo w15:providerId="Windows Live" w15:userId="1b11bbacbcba617a"/>
  </w15:person>
  <w15:person w15:author="Luxan Krawczyk">
    <w15:presenceInfo w15:providerId="AD" w15:userId="S::luxan.krawczyk@sonnenschutzgmbh.onmicrosoft.com::ec84f204-4290-42e7-b737-fb37b435a3e0"/>
  </w15:person>
  <w15:person w15:author="Tim Tovornik Luxan DE">
    <w15:presenceInfo w15:providerId="Windows Live" w15:userId="926533113b3ddd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D7"/>
    <w:rsid w:val="00024169"/>
    <w:rsid w:val="000674F8"/>
    <w:rsid w:val="00074791"/>
    <w:rsid w:val="00081DEE"/>
    <w:rsid w:val="000C2D8A"/>
    <w:rsid w:val="001103E8"/>
    <w:rsid w:val="00111123"/>
    <w:rsid w:val="00125120"/>
    <w:rsid w:val="0014665B"/>
    <w:rsid w:val="00152118"/>
    <w:rsid w:val="001871FB"/>
    <w:rsid w:val="001B2429"/>
    <w:rsid w:val="001D30A8"/>
    <w:rsid w:val="001E14F8"/>
    <w:rsid w:val="001E76B3"/>
    <w:rsid w:val="001F4B05"/>
    <w:rsid w:val="00231366"/>
    <w:rsid w:val="00250EDD"/>
    <w:rsid w:val="00295A0F"/>
    <w:rsid w:val="002B303A"/>
    <w:rsid w:val="00321085"/>
    <w:rsid w:val="00374288"/>
    <w:rsid w:val="00390607"/>
    <w:rsid w:val="003A11DD"/>
    <w:rsid w:val="003B24FC"/>
    <w:rsid w:val="003B599C"/>
    <w:rsid w:val="003D1FAD"/>
    <w:rsid w:val="003D7470"/>
    <w:rsid w:val="003E4513"/>
    <w:rsid w:val="003E6BB8"/>
    <w:rsid w:val="003F6526"/>
    <w:rsid w:val="004052CE"/>
    <w:rsid w:val="00410E07"/>
    <w:rsid w:val="0044199E"/>
    <w:rsid w:val="004500CA"/>
    <w:rsid w:val="00472EA4"/>
    <w:rsid w:val="00480E57"/>
    <w:rsid w:val="0048152A"/>
    <w:rsid w:val="00494C24"/>
    <w:rsid w:val="00574D73"/>
    <w:rsid w:val="00580446"/>
    <w:rsid w:val="006116D7"/>
    <w:rsid w:val="00630C23"/>
    <w:rsid w:val="006334FB"/>
    <w:rsid w:val="0068405E"/>
    <w:rsid w:val="00694ADA"/>
    <w:rsid w:val="006C3907"/>
    <w:rsid w:val="0076402F"/>
    <w:rsid w:val="00805556"/>
    <w:rsid w:val="00897488"/>
    <w:rsid w:val="008E486D"/>
    <w:rsid w:val="00923F3C"/>
    <w:rsid w:val="009528E6"/>
    <w:rsid w:val="009537EB"/>
    <w:rsid w:val="009707A0"/>
    <w:rsid w:val="00986BCF"/>
    <w:rsid w:val="009A0003"/>
    <w:rsid w:val="009C37AB"/>
    <w:rsid w:val="009D1584"/>
    <w:rsid w:val="009F020A"/>
    <w:rsid w:val="009F02B7"/>
    <w:rsid w:val="009F2CE6"/>
    <w:rsid w:val="00A52914"/>
    <w:rsid w:val="00A91C76"/>
    <w:rsid w:val="00AD3496"/>
    <w:rsid w:val="00B34F3B"/>
    <w:rsid w:val="00B545D5"/>
    <w:rsid w:val="00B817D6"/>
    <w:rsid w:val="00BA37B2"/>
    <w:rsid w:val="00BB41EA"/>
    <w:rsid w:val="00BD1B71"/>
    <w:rsid w:val="00BE6843"/>
    <w:rsid w:val="00C0015F"/>
    <w:rsid w:val="00C0087F"/>
    <w:rsid w:val="00C02063"/>
    <w:rsid w:val="00C43DC7"/>
    <w:rsid w:val="00C736E8"/>
    <w:rsid w:val="00CB09F0"/>
    <w:rsid w:val="00CD25FB"/>
    <w:rsid w:val="00CF5FF1"/>
    <w:rsid w:val="00D11233"/>
    <w:rsid w:val="00D21823"/>
    <w:rsid w:val="00D40B0E"/>
    <w:rsid w:val="00D476D1"/>
    <w:rsid w:val="00DA47D9"/>
    <w:rsid w:val="00DB7047"/>
    <w:rsid w:val="00DD043A"/>
    <w:rsid w:val="00E00A33"/>
    <w:rsid w:val="00E4158D"/>
    <w:rsid w:val="00EA3A6C"/>
    <w:rsid w:val="00EC1CA7"/>
    <w:rsid w:val="00ED5DCC"/>
    <w:rsid w:val="00FA501C"/>
    <w:rsid w:val="00FE057D"/>
    <w:rsid w:val="00FF67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1217"/>
  <w15:chartTrackingRefBased/>
  <w15:docId w15:val="{2D260EBB-A500-4984-8C22-603A15AB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11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11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6116D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116D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116D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116D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116D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116D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116D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116D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116D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6116D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116D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116D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116D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116D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116D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116D7"/>
    <w:rPr>
      <w:rFonts w:eastAsiaTheme="majorEastAsia" w:cstheme="majorBidi"/>
      <w:color w:val="272727" w:themeColor="text1" w:themeTint="D8"/>
    </w:rPr>
  </w:style>
  <w:style w:type="paragraph" w:styleId="Tytu">
    <w:name w:val="Title"/>
    <w:basedOn w:val="Normalny"/>
    <w:next w:val="Normalny"/>
    <w:link w:val="TytuZnak"/>
    <w:uiPriority w:val="10"/>
    <w:qFormat/>
    <w:rsid w:val="00611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116D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116D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116D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116D7"/>
    <w:pPr>
      <w:spacing w:before="160"/>
      <w:jc w:val="center"/>
    </w:pPr>
    <w:rPr>
      <w:i/>
      <w:iCs/>
      <w:color w:val="404040" w:themeColor="text1" w:themeTint="BF"/>
    </w:rPr>
  </w:style>
  <w:style w:type="character" w:customStyle="1" w:styleId="CytatZnak">
    <w:name w:val="Cytat Znak"/>
    <w:basedOn w:val="Domylnaczcionkaakapitu"/>
    <w:link w:val="Cytat"/>
    <w:uiPriority w:val="29"/>
    <w:rsid w:val="006116D7"/>
    <w:rPr>
      <w:i/>
      <w:iCs/>
      <w:color w:val="404040" w:themeColor="text1" w:themeTint="BF"/>
    </w:rPr>
  </w:style>
  <w:style w:type="paragraph" w:styleId="Akapitzlist">
    <w:name w:val="List Paragraph"/>
    <w:basedOn w:val="Normalny"/>
    <w:uiPriority w:val="34"/>
    <w:qFormat/>
    <w:rsid w:val="006116D7"/>
    <w:pPr>
      <w:ind w:left="720"/>
      <w:contextualSpacing/>
    </w:pPr>
  </w:style>
  <w:style w:type="character" w:styleId="Wyrnienieintensywne">
    <w:name w:val="Intense Emphasis"/>
    <w:basedOn w:val="Domylnaczcionkaakapitu"/>
    <w:uiPriority w:val="21"/>
    <w:qFormat/>
    <w:rsid w:val="006116D7"/>
    <w:rPr>
      <w:i/>
      <w:iCs/>
      <w:color w:val="0F4761" w:themeColor="accent1" w:themeShade="BF"/>
    </w:rPr>
  </w:style>
  <w:style w:type="paragraph" w:styleId="Cytatintensywny">
    <w:name w:val="Intense Quote"/>
    <w:basedOn w:val="Normalny"/>
    <w:next w:val="Normalny"/>
    <w:link w:val="CytatintensywnyZnak"/>
    <w:uiPriority w:val="30"/>
    <w:qFormat/>
    <w:rsid w:val="00611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116D7"/>
    <w:rPr>
      <w:i/>
      <w:iCs/>
      <w:color w:val="0F4761" w:themeColor="accent1" w:themeShade="BF"/>
    </w:rPr>
  </w:style>
  <w:style w:type="character" w:styleId="Odwoanieintensywne">
    <w:name w:val="Intense Reference"/>
    <w:basedOn w:val="Domylnaczcionkaakapitu"/>
    <w:uiPriority w:val="32"/>
    <w:qFormat/>
    <w:rsid w:val="006116D7"/>
    <w:rPr>
      <w:b/>
      <w:bCs/>
      <w:smallCaps/>
      <w:color w:val="0F4761" w:themeColor="accent1" w:themeShade="BF"/>
      <w:spacing w:val="5"/>
    </w:rPr>
  </w:style>
  <w:style w:type="paragraph" w:styleId="NormalnyWeb">
    <w:name w:val="Normal (Web)"/>
    <w:basedOn w:val="Normalny"/>
    <w:uiPriority w:val="99"/>
    <w:semiHidden/>
    <w:unhideWhenUsed/>
    <w:rsid w:val="006116D7"/>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Tekstzastpczy">
    <w:name w:val="Placeholder Text"/>
    <w:basedOn w:val="Domylnaczcionkaakapitu"/>
    <w:uiPriority w:val="99"/>
    <w:semiHidden/>
    <w:rsid w:val="000674F8"/>
    <w:rPr>
      <w:color w:val="666666"/>
    </w:rPr>
  </w:style>
  <w:style w:type="character" w:styleId="Hipercze">
    <w:name w:val="Hyperlink"/>
    <w:basedOn w:val="Domylnaczcionkaakapitu"/>
    <w:uiPriority w:val="99"/>
    <w:unhideWhenUsed/>
    <w:rsid w:val="00BD1B71"/>
    <w:rPr>
      <w:color w:val="467886" w:themeColor="hyperlink"/>
      <w:u w:val="single"/>
    </w:rPr>
  </w:style>
  <w:style w:type="character" w:styleId="Nierozpoznanawzmianka">
    <w:name w:val="Unresolved Mention"/>
    <w:basedOn w:val="Domylnaczcionkaakapitu"/>
    <w:uiPriority w:val="99"/>
    <w:semiHidden/>
    <w:unhideWhenUsed/>
    <w:rsid w:val="00BD1B71"/>
    <w:rPr>
      <w:color w:val="605E5C"/>
      <w:shd w:val="clear" w:color="auto" w:fill="E1DFDD"/>
    </w:rPr>
  </w:style>
  <w:style w:type="paragraph" w:styleId="Poprawka">
    <w:name w:val="Revision"/>
    <w:hidden/>
    <w:uiPriority w:val="99"/>
    <w:semiHidden/>
    <w:rsid w:val="009F020A"/>
    <w:pPr>
      <w:spacing w:after="0" w:line="240" w:lineRule="auto"/>
    </w:pPr>
  </w:style>
  <w:style w:type="character" w:styleId="Odwoaniedokomentarza">
    <w:name w:val="annotation reference"/>
    <w:basedOn w:val="Domylnaczcionkaakapitu"/>
    <w:uiPriority w:val="99"/>
    <w:semiHidden/>
    <w:unhideWhenUsed/>
    <w:rsid w:val="009C37AB"/>
    <w:rPr>
      <w:sz w:val="16"/>
      <w:szCs w:val="16"/>
    </w:rPr>
  </w:style>
  <w:style w:type="paragraph" w:styleId="Tekstkomentarza">
    <w:name w:val="annotation text"/>
    <w:basedOn w:val="Normalny"/>
    <w:link w:val="TekstkomentarzaZnak"/>
    <w:uiPriority w:val="99"/>
    <w:unhideWhenUsed/>
    <w:rsid w:val="009C37AB"/>
    <w:pPr>
      <w:spacing w:line="240" w:lineRule="auto"/>
    </w:pPr>
    <w:rPr>
      <w:sz w:val="20"/>
      <w:szCs w:val="20"/>
    </w:rPr>
  </w:style>
  <w:style w:type="character" w:customStyle="1" w:styleId="TekstkomentarzaZnak">
    <w:name w:val="Tekst komentarza Znak"/>
    <w:basedOn w:val="Domylnaczcionkaakapitu"/>
    <w:link w:val="Tekstkomentarza"/>
    <w:uiPriority w:val="99"/>
    <w:rsid w:val="009C37AB"/>
    <w:rPr>
      <w:sz w:val="20"/>
      <w:szCs w:val="20"/>
    </w:rPr>
  </w:style>
  <w:style w:type="paragraph" w:styleId="Tematkomentarza">
    <w:name w:val="annotation subject"/>
    <w:basedOn w:val="Tekstkomentarza"/>
    <w:next w:val="Tekstkomentarza"/>
    <w:link w:val="TematkomentarzaZnak"/>
    <w:uiPriority w:val="99"/>
    <w:semiHidden/>
    <w:unhideWhenUsed/>
    <w:rsid w:val="009C37AB"/>
    <w:rPr>
      <w:b/>
      <w:bCs/>
    </w:rPr>
  </w:style>
  <w:style w:type="character" w:customStyle="1" w:styleId="TematkomentarzaZnak">
    <w:name w:val="Temat komentarza Znak"/>
    <w:basedOn w:val="TekstkomentarzaZnak"/>
    <w:link w:val="Tematkomentarza"/>
    <w:uiPriority w:val="99"/>
    <w:semiHidden/>
    <w:rsid w:val="009C37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750BD-91DD-4BC8-8A61-42189CF9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2969</Words>
  <Characters>17816</Characters>
  <Application>Microsoft Office Word</Application>
  <DocSecurity>0</DocSecurity>
  <Lines>148</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 Tovornik</dc:creator>
  <cp:keywords/>
  <dc:description/>
  <cp:lastModifiedBy>Paweł Woroniecki</cp:lastModifiedBy>
  <cp:revision>4</cp:revision>
  <dcterms:created xsi:type="dcterms:W3CDTF">2026-01-07T15:46:00Z</dcterms:created>
  <dcterms:modified xsi:type="dcterms:W3CDTF">2026-01-29T11:39:00Z</dcterms:modified>
</cp:coreProperties>
</file>