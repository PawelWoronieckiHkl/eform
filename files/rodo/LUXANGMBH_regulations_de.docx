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1C090" w14:textId="77777777" w:rsidR="00485988" w:rsidRPr="00485988" w:rsidRDefault="00485988" w:rsidP="00485988">
      <w:pPr>
        <w:rPr>
          <w:ins w:id="0" w:author="Paweł Woroniecki" w:date="2026-01-29T12:42:00Z"/>
          <w:rFonts w:ascii="Arial" w:hAnsi="Arial" w:cs="Arial"/>
          <w:i/>
          <w:iCs/>
          <w:color w:val="212529"/>
        </w:rPr>
      </w:pPr>
      <w:ins w:id="1" w:author="Paweł Woroniecki" w:date="2026-01-29T12:42:00Z">
        <w:r w:rsidRPr="00485988">
          <w:rPr>
            <w:rFonts w:ascii="Arial" w:hAnsi="Arial" w:cs="Arial"/>
            <w:i/>
            <w:iCs/>
            <w:color w:val="212529"/>
          </w:rPr>
          <w:t>§ 1. Definitionen</w:t>
        </w:r>
      </w:ins>
    </w:p>
    <w:p w14:paraId="48053EB6" w14:textId="77777777" w:rsidR="00485988" w:rsidRPr="00485988" w:rsidRDefault="00485988" w:rsidP="00485988">
      <w:pPr>
        <w:rPr>
          <w:ins w:id="2" w:author="Paweł Woroniecki" w:date="2026-01-29T12:42:00Z"/>
          <w:rFonts w:ascii="Arial" w:hAnsi="Arial" w:cs="Arial"/>
          <w:color w:val="212529"/>
        </w:rPr>
      </w:pPr>
    </w:p>
    <w:p w14:paraId="0C43A343" w14:textId="77777777" w:rsidR="00485988" w:rsidRPr="00485988" w:rsidRDefault="00485988" w:rsidP="00485988">
      <w:pPr>
        <w:rPr>
          <w:ins w:id="3" w:author="Paweł Woroniecki" w:date="2026-01-29T12:42:00Z"/>
          <w:rFonts w:ascii="Arial" w:hAnsi="Arial" w:cs="Arial"/>
          <w:color w:val="212529"/>
        </w:rPr>
      </w:pPr>
      <w:ins w:id="4" w:author="Paweł Woroniecki" w:date="2026-01-29T12:42:00Z">
        <w:r w:rsidRPr="00485988">
          <w:rPr>
            <w:rFonts w:ascii="Arial" w:hAnsi="Arial" w:cs="Arial"/>
            <w:color w:val="212529"/>
          </w:rPr>
          <w:t>In diesen Vorschriften haben die folgenden Begriffe die nachstehenden Bedeutungen:</w:t>
        </w:r>
      </w:ins>
    </w:p>
    <w:p w14:paraId="19DAFE56" w14:textId="77777777" w:rsidR="00485988" w:rsidRPr="00485988" w:rsidRDefault="00485988" w:rsidP="00485988">
      <w:pPr>
        <w:rPr>
          <w:ins w:id="5" w:author="Paweł Woroniecki" w:date="2026-01-29T12:42:00Z"/>
          <w:rFonts w:ascii="Arial" w:hAnsi="Arial" w:cs="Arial"/>
          <w:color w:val="212529"/>
        </w:rPr>
      </w:pPr>
    </w:p>
    <w:p w14:paraId="015BD72D" w14:textId="77777777" w:rsidR="00485988" w:rsidRPr="00485988" w:rsidRDefault="00485988" w:rsidP="00485988">
      <w:pPr>
        <w:rPr>
          <w:ins w:id="6" w:author="Paweł Woroniecki" w:date="2026-01-29T12:42:00Z"/>
          <w:rFonts w:ascii="Arial" w:hAnsi="Arial" w:cs="Arial"/>
          <w:color w:val="212529"/>
        </w:rPr>
      </w:pPr>
      <w:ins w:id="7" w:author="Paweł Woroniecki" w:date="2026-01-29T12:42:00Z">
        <w:r w:rsidRPr="00485988">
          <w:rPr>
            <w:rFonts w:ascii="Arial" w:hAnsi="Arial" w:cs="Arial"/>
            <w:color w:val="212529"/>
          </w:rPr>
          <w:t>1. Administrator – Luxan Krawczyk Sonnenschutzsysteme GmbH mit Sitz in 13156 Berlin, Kreuzgraben 4, Deutschland – Verkäufer der Waren und Administrator des B2B-Systems.</w:t>
        </w:r>
      </w:ins>
    </w:p>
    <w:p w14:paraId="3B5A9A16" w14:textId="77777777" w:rsidR="00485988" w:rsidRPr="00485988" w:rsidRDefault="00485988" w:rsidP="00485988">
      <w:pPr>
        <w:rPr>
          <w:ins w:id="8" w:author="Paweł Woroniecki" w:date="2026-01-29T12:42:00Z"/>
          <w:rFonts w:ascii="Arial" w:hAnsi="Arial" w:cs="Arial"/>
          <w:color w:val="212529"/>
        </w:rPr>
      </w:pPr>
    </w:p>
    <w:p w14:paraId="1DD61570" w14:textId="77777777" w:rsidR="00485988" w:rsidRPr="00485988" w:rsidRDefault="00485988" w:rsidP="00485988">
      <w:pPr>
        <w:rPr>
          <w:ins w:id="9" w:author="Paweł Woroniecki" w:date="2026-01-29T12:42:00Z"/>
          <w:rFonts w:ascii="Arial" w:hAnsi="Arial" w:cs="Arial"/>
          <w:color w:val="212529"/>
        </w:rPr>
      </w:pPr>
      <w:ins w:id="10" w:author="Paweł Woroniecki" w:date="2026-01-29T12:42:00Z">
        <w:r w:rsidRPr="00485988">
          <w:rPr>
            <w:rFonts w:ascii="Arial" w:hAnsi="Arial" w:cs="Arial"/>
            <w:color w:val="212529"/>
          </w:rPr>
          <w:t>2. Zustellung – die tatsächliche Zustellung der in der Bestellung angegebenen Waren an den Kunden oder den endgültigen Empfänger durch den Administrator. Die Lieferung erfolgt durch den Transportdienstleister.</w:t>
        </w:r>
      </w:ins>
    </w:p>
    <w:p w14:paraId="390127A7" w14:textId="77777777" w:rsidR="00485988" w:rsidRPr="00485988" w:rsidRDefault="00485988" w:rsidP="00485988">
      <w:pPr>
        <w:rPr>
          <w:ins w:id="11" w:author="Paweł Woroniecki" w:date="2026-01-29T12:42:00Z"/>
          <w:rFonts w:ascii="Arial" w:hAnsi="Arial" w:cs="Arial"/>
          <w:color w:val="212529"/>
        </w:rPr>
      </w:pPr>
    </w:p>
    <w:p w14:paraId="7C5B13D2" w14:textId="77777777" w:rsidR="00485988" w:rsidRPr="00485988" w:rsidRDefault="00485988" w:rsidP="00485988">
      <w:pPr>
        <w:rPr>
          <w:ins w:id="12" w:author="Paweł Woroniecki" w:date="2026-01-29T12:42:00Z"/>
          <w:rFonts w:ascii="Arial" w:hAnsi="Arial" w:cs="Arial"/>
          <w:color w:val="212529"/>
        </w:rPr>
      </w:pPr>
      <w:ins w:id="13" w:author="Paweł Woroniecki" w:date="2026-01-29T12:42:00Z">
        <w:r w:rsidRPr="00485988">
          <w:rPr>
            <w:rFonts w:ascii="Arial" w:hAnsi="Arial" w:cs="Arial"/>
            <w:color w:val="212529"/>
          </w:rPr>
          <w:t>3. Transportdienstleister – jede vom Administrator beauftragte Einrichtung, Waren an den Kunden zu liefern – einschließlich Kurierfirmen und Postfachbetreiber (Paketschließfächer).</w:t>
        </w:r>
      </w:ins>
    </w:p>
    <w:p w14:paraId="4D145D8B" w14:textId="77777777" w:rsidR="00485988" w:rsidRPr="00485988" w:rsidRDefault="00485988" w:rsidP="00485988">
      <w:pPr>
        <w:rPr>
          <w:ins w:id="14" w:author="Paweł Woroniecki" w:date="2026-01-29T12:42:00Z"/>
          <w:rFonts w:ascii="Arial" w:hAnsi="Arial" w:cs="Arial"/>
          <w:color w:val="212529"/>
        </w:rPr>
      </w:pPr>
    </w:p>
    <w:p w14:paraId="215579E3" w14:textId="77777777" w:rsidR="00485988" w:rsidRPr="00485988" w:rsidRDefault="00485988" w:rsidP="00485988">
      <w:pPr>
        <w:rPr>
          <w:ins w:id="15" w:author="Paweł Woroniecki" w:date="2026-01-29T12:42:00Z"/>
          <w:rFonts w:ascii="Arial" w:hAnsi="Arial" w:cs="Arial"/>
          <w:color w:val="212529"/>
        </w:rPr>
      </w:pPr>
      <w:ins w:id="16" w:author="Paweł Woroniecki" w:date="2026-01-29T12:42:00Z">
        <w:r w:rsidRPr="00485988">
          <w:rPr>
            <w:rFonts w:ascii="Arial" w:hAnsi="Arial" w:cs="Arial"/>
            <w:color w:val="212529"/>
          </w:rPr>
          <w:t xml:space="preserve">4. Kunde – eine Organisation, der vom Administrator die Möglichkeit erteilt wurde, Bestellungen für Waren aufzugeben, und für die der Administrator weitere elektronisch erbrachte Dienstleistungen erbringt. Nur ein Unternehmen oder ein Einzelunternehmer, der Aktivitäten direkt mit seiner Geschäftstätigkeit ausübt, kann ein Kunde sein. </w:t>
        </w:r>
      </w:ins>
    </w:p>
    <w:p w14:paraId="6731AB84" w14:textId="77777777" w:rsidR="00485988" w:rsidRPr="00485988" w:rsidRDefault="00485988" w:rsidP="00485988">
      <w:pPr>
        <w:rPr>
          <w:ins w:id="17" w:author="Paweł Woroniecki" w:date="2026-01-29T12:42:00Z"/>
          <w:rFonts w:ascii="Arial" w:hAnsi="Arial" w:cs="Arial"/>
          <w:color w:val="212529"/>
        </w:rPr>
      </w:pPr>
    </w:p>
    <w:p w14:paraId="778DCDAD" w14:textId="77777777" w:rsidR="00485988" w:rsidRPr="00485988" w:rsidRDefault="00485988" w:rsidP="00485988">
      <w:pPr>
        <w:rPr>
          <w:ins w:id="18" w:author="Paweł Woroniecki" w:date="2026-01-29T12:42:00Z"/>
          <w:rFonts w:ascii="Arial" w:hAnsi="Arial" w:cs="Arial"/>
          <w:color w:val="212529"/>
        </w:rPr>
      </w:pPr>
      <w:ins w:id="19" w:author="Paweł Woroniecki" w:date="2026-01-29T12:42:00Z">
        <w:r w:rsidRPr="00485988">
          <w:rPr>
            <w:rFonts w:ascii="Arial" w:hAnsi="Arial" w:cs="Arial"/>
            <w:color w:val="212529"/>
          </w:rPr>
          <w:t>5. Kundenkonto – ein personalisiertes Kundenkonto, das vom Administrator erstellt wird und es dem Kunden ermöglicht, Bestellungen für im B2B-System angebotene Waren aufzugeben und die Funktionen dieses Systems zu nutzen.</w:t>
        </w:r>
      </w:ins>
    </w:p>
    <w:p w14:paraId="1618672D" w14:textId="77777777" w:rsidR="00485988" w:rsidRPr="00485988" w:rsidRDefault="00485988" w:rsidP="00485988">
      <w:pPr>
        <w:rPr>
          <w:ins w:id="20" w:author="Paweł Woroniecki" w:date="2026-01-29T12:42:00Z"/>
          <w:rFonts w:ascii="Arial" w:hAnsi="Arial" w:cs="Arial"/>
          <w:color w:val="212529"/>
        </w:rPr>
      </w:pPr>
    </w:p>
    <w:p w14:paraId="413AF09B" w14:textId="77777777" w:rsidR="00485988" w:rsidRPr="00485988" w:rsidRDefault="00485988" w:rsidP="00485988">
      <w:pPr>
        <w:rPr>
          <w:ins w:id="21" w:author="Paweł Woroniecki" w:date="2026-01-29T12:42:00Z"/>
          <w:rFonts w:ascii="Arial" w:hAnsi="Arial" w:cs="Arial"/>
          <w:color w:val="212529"/>
        </w:rPr>
      </w:pPr>
      <w:ins w:id="22" w:author="Paweł Woroniecki" w:date="2026-01-29T12:42:00Z">
        <w:r w:rsidRPr="00485988">
          <w:rPr>
            <w:rFonts w:ascii="Arial" w:hAnsi="Arial" w:cs="Arial"/>
            <w:color w:val="212529"/>
          </w:rPr>
          <w:t>6. Unternehmer – eine natürliche Person, juristische Person oder Organisationseinheit ohne Rechtspersönlichkeit, dem das Gesetz die Rechtsfähigkeit verleiht und die im eigenen Namen geschäftlich tätig ist.</w:t>
        </w:r>
      </w:ins>
    </w:p>
    <w:p w14:paraId="0D2D3A30" w14:textId="77777777" w:rsidR="00485988" w:rsidRPr="00485988" w:rsidRDefault="00485988" w:rsidP="00485988">
      <w:pPr>
        <w:rPr>
          <w:ins w:id="23" w:author="Paweł Woroniecki" w:date="2026-01-29T12:42:00Z"/>
          <w:rFonts w:ascii="Arial" w:hAnsi="Arial" w:cs="Arial"/>
          <w:color w:val="212529"/>
        </w:rPr>
      </w:pPr>
    </w:p>
    <w:p w14:paraId="1B1DE8AE" w14:textId="77777777" w:rsidR="00485988" w:rsidRPr="00485988" w:rsidRDefault="00485988" w:rsidP="00485988">
      <w:pPr>
        <w:rPr>
          <w:ins w:id="24" w:author="Paweł Woroniecki" w:date="2026-01-29T12:42:00Z"/>
          <w:rFonts w:ascii="Arial" w:hAnsi="Arial" w:cs="Arial"/>
          <w:color w:val="212529"/>
        </w:rPr>
      </w:pPr>
      <w:ins w:id="25" w:author="Paweł Woroniecki" w:date="2026-01-29T12:42:00Z">
        <w:r w:rsidRPr="00485988">
          <w:rPr>
            <w:rFonts w:ascii="Arial" w:hAnsi="Arial" w:cs="Arial"/>
            <w:color w:val="212529"/>
          </w:rPr>
          <w:t>7. Geschäftsbedingungen – Bedingungen, die ausschließlich die Regeln für die Nutzung des B2B-Bestellsystems definieren, legen keine Bedingungen für den Abschluss und die Umsetzung von Kaufverträgen fest, die durch ein separates Dokument geregelt werden.</w:t>
        </w:r>
      </w:ins>
    </w:p>
    <w:p w14:paraId="65741940" w14:textId="77777777" w:rsidR="00485988" w:rsidRPr="00485988" w:rsidRDefault="00485988" w:rsidP="00485988">
      <w:pPr>
        <w:rPr>
          <w:ins w:id="26" w:author="Paweł Woroniecki" w:date="2026-01-29T12:42:00Z"/>
          <w:rFonts w:ascii="Arial" w:hAnsi="Arial" w:cs="Arial"/>
          <w:color w:val="212529"/>
        </w:rPr>
      </w:pPr>
    </w:p>
    <w:p w14:paraId="31F99560" w14:textId="77777777" w:rsidR="00485988" w:rsidRPr="00485988" w:rsidRDefault="00485988" w:rsidP="00485988">
      <w:pPr>
        <w:rPr>
          <w:ins w:id="27" w:author="Paweł Woroniecki" w:date="2026-01-29T12:42:00Z"/>
          <w:rFonts w:ascii="Arial" w:hAnsi="Arial" w:cs="Arial"/>
          <w:color w:val="212529"/>
        </w:rPr>
      </w:pPr>
      <w:ins w:id="28" w:author="Paweł Woroniecki" w:date="2026-01-29T12:42:00Z">
        <w:r w:rsidRPr="00485988">
          <w:rPr>
            <w:rFonts w:ascii="Arial" w:hAnsi="Arial" w:cs="Arial"/>
            <w:color w:val="212529"/>
          </w:rPr>
          <w:t>8. B2B-Bestellsystem oder B2B-System – eine Sammlung von Websites, die innerhalb der e-orders.eu-Domäne betrieben werden, über die der Administrator elektronisch erbrachte Leistungen erbringt und dem Kunden ermöglicht, Waren unter den in den Geschäftsbedingungen festgelegten Bedingungen zu bestellen.</w:t>
        </w:r>
      </w:ins>
    </w:p>
    <w:p w14:paraId="4EE457A5" w14:textId="77777777" w:rsidR="00485988" w:rsidRPr="00485988" w:rsidRDefault="00485988" w:rsidP="00485988">
      <w:pPr>
        <w:rPr>
          <w:ins w:id="29" w:author="Paweł Woroniecki" w:date="2026-01-29T12:42:00Z"/>
          <w:rFonts w:ascii="Arial" w:hAnsi="Arial" w:cs="Arial"/>
          <w:color w:val="212529"/>
        </w:rPr>
      </w:pPr>
    </w:p>
    <w:p w14:paraId="290331A1" w14:textId="77777777" w:rsidR="00485988" w:rsidRPr="00485988" w:rsidRDefault="00485988" w:rsidP="00485988">
      <w:pPr>
        <w:rPr>
          <w:ins w:id="30" w:author="Paweł Woroniecki" w:date="2026-01-29T12:42:00Z"/>
          <w:rFonts w:ascii="Arial" w:hAnsi="Arial" w:cs="Arial"/>
          <w:color w:val="212529"/>
        </w:rPr>
      </w:pPr>
      <w:ins w:id="31" w:author="Paweł Woroniecki" w:date="2026-01-29T12:42:00Z">
        <w:r w:rsidRPr="00485988">
          <w:rPr>
            <w:rFonts w:ascii="Arial" w:hAnsi="Arial" w:cs="Arial"/>
            <w:color w:val="212529"/>
          </w:rPr>
          <w:t xml:space="preserve">9. Waren – ein Produkt, das vom Administrator den Kunden zum Verkauf im B2B-System angeboten wird. </w:t>
        </w:r>
      </w:ins>
    </w:p>
    <w:p w14:paraId="7A93BB69" w14:textId="77777777" w:rsidR="00485988" w:rsidRPr="00485988" w:rsidRDefault="00485988" w:rsidP="00485988">
      <w:pPr>
        <w:rPr>
          <w:ins w:id="32" w:author="Paweł Woroniecki" w:date="2026-01-29T12:42:00Z"/>
          <w:rFonts w:ascii="Arial" w:hAnsi="Arial" w:cs="Arial"/>
          <w:color w:val="212529"/>
        </w:rPr>
      </w:pPr>
    </w:p>
    <w:p w14:paraId="1089A7C1" w14:textId="77777777" w:rsidR="00485988" w:rsidRPr="00485988" w:rsidRDefault="00485988" w:rsidP="00485988">
      <w:pPr>
        <w:rPr>
          <w:ins w:id="33" w:author="Paweł Woroniecki" w:date="2026-01-29T12:42:00Z"/>
          <w:rFonts w:ascii="Arial" w:hAnsi="Arial" w:cs="Arial"/>
          <w:color w:val="212529"/>
        </w:rPr>
      </w:pPr>
      <w:ins w:id="34" w:author="Paweł Woroniecki" w:date="2026-01-29T12:42:00Z">
        <w:r w:rsidRPr="00485988">
          <w:rPr>
            <w:rFonts w:ascii="Arial" w:hAnsi="Arial" w:cs="Arial"/>
            <w:color w:val="212529"/>
          </w:rPr>
          <w:lastRenderedPageBreak/>
          <w:t>10. Elektronisch erbrachte Dienstleistungen – umfassen die Pflege eines individuellen Kundenkontos durch den Administrator, die Durchführung von Aktivitäten direkt mit dem Kunden, die zur Bestellung durch den Kunden führen, und, falls zutreffend, die Angabe des Lieferorts.</w:t>
        </w:r>
      </w:ins>
    </w:p>
    <w:p w14:paraId="0BF54D4A" w14:textId="77777777" w:rsidR="00485988" w:rsidRPr="00485988" w:rsidRDefault="00485988" w:rsidP="00485988">
      <w:pPr>
        <w:rPr>
          <w:ins w:id="35" w:author="Paweł Woroniecki" w:date="2026-01-29T12:42:00Z"/>
          <w:rFonts w:ascii="Arial" w:hAnsi="Arial" w:cs="Arial"/>
          <w:color w:val="212529"/>
        </w:rPr>
      </w:pPr>
    </w:p>
    <w:p w14:paraId="5CA2CFDF" w14:textId="77777777" w:rsidR="00485988" w:rsidRPr="00485988" w:rsidRDefault="00485988" w:rsidP="00485988">
      <w:pPr>
        <w:rPr>
          <w:ins w:id="36" w:author="Paweł Woroniecki" w:date="2026-01-29T12:42:00Z"/>
          <w:rFonts w:ascii="Arial" w:hAnsi="Arial" w:cs="Arial"/>
          <w:color w:val="212529"/>
        </w:rPr>
      </w:pPr>
      <w:ins w:id="37" w:author="Paweł Woroniecki" w:date="2026-01-29T12:42:00Z">
        <w:r w:rsidRPr="00485988">
          <w:rPr>
            <w:rFonts w:ascii="Arial" w:hAnsi="Arial" w:cs="Arial"/>
            <w:color w:val="212529"/>
          </w:rPr>
          <w:t>11. Bestellung – Eingabe von Daten in das B2B-Systemden durch den Kunden zur Auswahl der Waren nach den Eigenschaften und Parametern des Kunden sowie die Möglichkeit, Daten zum Lieferort und zum Endempfänger der Ware einzugeben, was das Angebot des Kunden zum Kauf darstellt.</w:t>
        </w:r>
      </w:ins>
    </w:p>
    <w:p w14:paraId="6D0D7C7E" w14:textId="77777777" w:rsidR="00485988" w:rsidRPr="00485988" w:rsidRDefault="00485988" w:rsidP="00485988">
      <w:pPr>
        <w:rPr>
          <w:ins w:id="38" w:author="Paweł Woroniecki" w:date="2026-01-29T12:42:00Z"/>
          <w:rFonts w:ascii="Arial" w:hAnsi="Arial" w:cs="Arial"/>
          <w:color w:val="212529"/>
        </w:rPr>
      </w:pPr>
    </w:p>
    <w:p w14:paraId="396DEFDA" w14:textId="77777777" w:rsidR="00485988" w:rsidRPr="00485988" w:rsidRDefault="00485988" w:rsidP="00485988">
      <w:pPr>
        <w:rPr>
          <w:ins w:id="39" w:author="Paweł Woroniecki" w:date="2026-01-29T12:42:00Z"/>
          <w:rFonts w:ascii="Arial" w:hAnsi="Arial" w:cs="Arial"/>
          <w:color w:val="212529"/>
        </w:rPr>
      </w:pPr>
    </w:p>
    <w:p w14:paraId="49973E42" w14:textId="77777777" w:rsidR="00485988" w:rsidRPr="00485988" w:rsidRDefault="00485988" w:rsidP="00485988">
      <w:pPr>
        <w:rPr>
          <w:ins w:id="40" w:author="Paweł Woroniecki" w:date="2026-01-29T12:42:00Z"/>
          <w:rFonts w:ascii="Arial" w:hAnsi="Arial" w:cs="Arial"/>
          <w:i/>
          <w:iCs/>
          <w:color w:val="212529"/>
        </w:rPr>
      </w:pPr>
      <w:ins w:id="41" w:author="Paweł Woroniecki" w:date="2026-01-29T12:42:00Z">
        <w:r w:rsidRPr="00485988">
          <w:rPr>
            <w:rFonts w:ascii="Arial" w:hAnsi="Arial" w:cs="Arial"/>
            <w:i/>
            <w:iCs/>
            <w:color w:val="212529"/>
          </w:rPr>
          <w:t>§ 2. Allgemeine Bestimmungen</w:t>
        </w:r>
      </w:ins>
    </w:p>
    <w:p w14:paraId="4A3C4F6E" w14:textId="77777777" w:rsidR="00485988" w:rsidRPr="00485988" w:rsidRDefault="00485988" w:rsidP="00485988">
      <w:pPr>
        <w:rPr>
          <w:ins w:id="42" w:author="Paweł Woroniecki" w:date="2026-01-29T12:42:00Z"/>
          <w:rFonts w:ascii="Arial" w:hAnsi="Arial" w:cs="Arial"/>
          <w:color w:val="212529"/>
        </w:rPr>
      </w:pPr>
    </w:p>
    <w:p w14:paraId="06C0068E" w14:textId="77777777" w:rsidR="00485988" w:rsidRPr="00485988" w:rsidRDefault="00485988" w:rsidP="00485988">
      <w:pPr>
        <w:rPr>
          <w:ins w:id="43" w:author="Paweł Woroniecki" w:date="2026-01-29T12:42:00Z"/>
          <w:rFonts w:ascii="Arial" w:hAnsi="Arial" w:cs="Arial"/>
          <w:color w:val="212529"/>
        </w:rPr>
      </w:pPr>
      <w:ins w:id="44" w:author="Paweł Woroniecki" w:date="2026-01-29T12:42:00Z">
        <w:r w:rsidRPr="00485988">
          <w:rPr>
            <w:rFonts w:ascii="Arial" w:hAnsi="Arial" w:cs="Arial"/>
            <w:color w:val="212529"/>
          </w:rPr>
          <w:t>1. Alle Rechte am B2B-System – einschließlich Urheberrechte, geistigen Eigentumsrechte am Namen, Internet-Domain, B2B-Systemcode sowie an Vorlagen, Formularen, Logos, Tabellen und Bildern, die im B2B-System veröffentlicht werden – gehören dem Administrator oder werden ihm gewährt und dürfen vom Kunden nur in der Weise und in dem Umfang genutzt werden, die erforderlich sind, um das B2B-System gemäß den Geschäftsbedingungen zu nutzen.</w:t>
        </w:r>
      </w:ins>
    </w:p>
    <w:p w14:paraId="0FC83607" w14:textId="77777777" w:rsidR="00485988" w:rsidRPr="00485988" w:rsidRDefault="00485988" w:rsidP="00485988">
      <w:pPr>
        <w:rPr>
          <w:ins w:id="45" w:author="Paweł Woroniecki" w:date="2026-01-29T12:42:00Z"/>
          <w:rFonts w:ascii="Arial" w:hAnsi="Arial" w:cs="Arial"/>
          <w:color w:val="212529"/>
        </w:rPr>
      </w:pPr>
    </w:p>
    <w:p w14:paraId="0ECD661D" w14:textId="77777777" w:rsidR="00485988" w:rsidRPr="00485988" w:rsidRDefault="00485988" w:rsidP="00485988">
      <w:pPr>
        <w:rPr>
          <w:ins w:id="46" w:author="Paweł Woroniecki" w:date="2026-01-29T12:42:00Z"/>
          <w:rFonts w:ascii="Arial" w:hAnsi="Arial" w:cs="Arial"/>
          <w:color w:val="212529"/>
        </w:rPr>
      </w:pPr>
      <w:ins w:id="47" w:author="Paweł Woroniecki" w:date="2026-01-29T12:42:00Z">
        <w:r w:rsidRPr="00485988">
          <w:rPr>
            <w:rFonts w:ascii="Arial" w:hAnsi="Arial" w:cs="Arial"/>
            <w:color w:val="212529"/>
          </w:rPr>
          <w:t>2. Das B2B-System ist über das Internet zugänglich. Die minimalen technischen Anforderungen für die Nutzung des B2B-Systems umfassen eine Internetverbindung mit einer Mindestgeschwindigkeit von 10 Mbit/s und einen Webbrowser, der auf die neueste Version des Herstellers aktualisiert ist.</w:t>
        </w:r>
      </w:ins>
    </w:p>
    <w:p w14:paraId="78D32985" w14:textId="77777777" w:rsidR="00485988" w:rsidRPr="00485988" w:rsidRDefault="00485988" w:rsidP="00485988">
      <w:pPr>
        <w:rPr>
          <w:ins w:id="48" w:author="Paweł Woroniecki" w:date="2026-01-29T12:42:00Z"/>
          <w:rFonts w:ascii="Arial" w:hAnsi="Arial" w:cs="Arial"/>
          <w:color w:val="212529"/>
        </w:rPr>
      </w:pPr>
    </w:p>
    <w:p w14:paraId="57ECBBFD" w14:textId="77777777" w:rsidR="00485988" w:rsidRPr="00485988" w:rsidRDefault="00485988" w:rsidP="00485988">
      <w:pPr>
        <w:rPr>
          <w:ins w:id="49" w:author="Paweł Woroniecki" w:date="2026-01-29T12:42:00Z"/>
          <w:rFonts w:ascii="Arial" w:hAnsi="Arial" w:cs="Arial"/>
          <w:color w:val="212529"/>
        </w:rPr>
      </w:pPr>
      <w:ins w:id="50" w:author="Paweł Woroniecki" w:date="2026-01-29T12:42:00Z">
        <w:r w:rsidRPr="00485988">
          <w:rPr>
            <w:rFonts w:ascii="Arial" w:hAnsi="Arial" w:cs="Arial"/>
            <w:color w:val="212529"/>
          </w:rPr>
          <w:t>3. Bestellungen, die über das B2B-System aufgegeben werden, dürfen nur von einem Kunden ausgeführt werden, für den der Administrator ein Kundenkonto im B2B-System erstellt und dem Kunden einen Login sowie ein Passwort zur Anmeldung zum B2B-System bereitgestellt hat.</w:t>
        </w:r>
      </w:ins>
    </w:p>
    <w:p w14:paraId="2FF4CFAC" w14:textId="77777777" w:rsidR="00485988" w:rsidRPr="00485988" w:rsidRDefault="00485988" w:rsidP="00485988">
      <w:pPr>
        <w:rPr>
          <w:ins w:id="51" w:author="Paweł Woroniecki" w:date="2026-01-29T12:42:00Z"/>
          <w:rFonts w:ascii="Arial" w:hAnsi="Arial" w:cs="Arial"/>
          <w:color w:val="212529"/>
        </w:rPr>
      </w:pPr>
    </w:p>
    <w:p w14:paraId="5DCFCF80" w14:textId="77777777" w:rsidR="00485988" w:rsidRPr="00485988" w:rsidRDefault="00485988" w:rsidP="00485988">
      <w:pPr>
        <w:rPr>
          <w:ins w:id="52" w:author="Paweł Woroniecki" w:date="2026-01-29T12:42:00Z"/>
          <w:rFonts w:ascii="Arial" w:hAnsi="Arial" w:cs="Arial"/>
          <w:color w:val="212529"/>
        </w:rPr>
      </w:pPr>
      <w:ins w:id="53" w:author="Paweł Woroniecki" w:date="2026-01-29T12:42:00Z">
        <w:r w:rsidRPr="00485988">
          <w:rPr>
            <w:rFonts w:ascii="Arial" w:hAnsi="Arial" w:cs="Arial"/>
            <w:color w:val="212529"/>
          </w:rPr>
          <w:t xml:space="preserve">4. Die Nutzung elektronisch über das Internet bereitgestellter Dienste kann eine Bedrohung für die Privatsphäre des Kunden darstellen, einschließlich des Risikos eines unbefugten Zugriffs Dritter auf die Daten des Kunden und das Kundenkonto, einschließlich der Daten von Personen, die der Kunde nach Verletzung oder Umgehung von Sicherheitsmaßnahmen oder Erhalt von Zugriffsdaten in das Konto eingibt. Der Kunde ist verpflichtet, technische Maßnahmen und Vorsichtsmaßnahmen zu treffen, um solche Risiken zu minimieren, insbesondere durch den Einsatz geeigneter Antivirensoftware und die Wahrung der Vertraulichkeit der Daten, die zur Anmeldung im B2B-System verwendet werden. Der Administrator ist nicht verantwortlich für unbefugten Zugriff Dritter auf das Kundenkonto. </w:t>
        </w:r>
      </w:ins>
    </w:p>
    <w:p w14:paraId="08584F6C" w14:textId="77777777" w:rsidR="00485988" w:rsidRPr="00485988" w:rsidRDefault="00485988" w:rsidP="00485988">
      <w:pPr>
        <w:rPr>
          <w:ins w:id="54" w:author="Paweł Woroniecki" w:date="2026-01-29T12:42:00Z"/>
          <w:rFonts w:ascii="Arial" w:hAnsi="Arial" w:cs="Arial"/>
          <w:color w:val="212529"/>
        </w:rPr>
      </w:pPr>
    </w:p>
    <w:p w14:paraId="3EEBA79E" w14:textId="77777777" w:rsidR="00485988" w:rsidRPr="00485988" w:rsidRDefault="00485988" w:rsidP="00485988">
      <w:pPr>
        <w:rPr>
          <w:ins w:id="55" w:author="Paweł Woroniecki" w:date="2026-01-29T12:42:00Z"/>
          <w:rFonts w:ascii="Arial" w:hAnsi="Arial" w:cs="Arial"/>
          <w:color w:val="212529"/>
        </w:rPr>
      </w:pPr>
      <w:ins w:id="56" w:author="Paweł Woroniecki" w:date="2026-01-29T12:42:00Z">
        <w:r w:rsidRPr="00485988">
          <w:rPr>
            <w:rFonts w:ascii="Arial" w:hAnsi="Arial" w:cs="Arial"/>
            <w:color w:val="212529"/>
          </w:rPr>
          <w:t xml:space="preserve">5. Dem Kunden ist es untersagt, irgendeine Tätigkeit über oder durch das B2B-System durchzuführen, die die Interessen des Administrators verletzen oder rechtswidrig oder gegen gute Praxis verstoßen, insbesondere das Aufgeben von Bestellungen mit den </w:t>
        </w:r>
        <w:r w:rsidRPr="00485988">
          <w:rPr>
            <w:rFonts w:ascii="Arial" w:hAnsi="Arial" w:cs="Arial"/>
            <w:color w:val="212529"/>
          </w:rPr>
          <w:lastRenderedPageBreak/>
          <w:t>personenbezogenen Daten einer anderen Einrichtung oder in einer Weise, die den Verdacht auf die Nutzung von Werkzeugen rechtfertigt, die den Bestellprozess automatisieren.</w:t>
        </w:r>
      </w:ins>
    </w:p>
    <w:p w14:paraId="718A39E1" w14:textId="77777777" w:rsidR="00485988" w:rsidRPr="00485988" w:rsidRDefault="00485988" w:rsidP="00485988">
      <w:pPr>
        <w:rPr>
          <w:ins w:id="57" w:author="Paweł Woroniecki" w:date="2026-01-29T12:42:00Z"/>
          <w:rFonts w:ascii="Arial" w:hAnsi="Arial" w:cs="Arial"/>
          <w:color w:val="212529"/>
        </w:rPr>
      </w:pPr>
    </w:p>
    <w:p w14:paraId="5EDB52A4" w14:textId="77777777" w:rsidR="00485988" w:rsidRPr="00485988" w:rsidRDefault="00485988" w:rsidP="00485988">
      <w:pPr>
        <w:rPr>
          <w:ins w:id="58" w:author="Paweł Woroniecki" w:date="2026-01-29T12:42:00Z"/>
          <w:rFonts w:ascii="Arial" w:hAnsi="Arial" w:cs="Arial"/>
          <w:color w:val="212529"/>
        </w:rPr>
      </w:pPr>
      <w:ins w:id="59" w:author="Paweł Woroniecki" w:date="2026-01-29T12:42:00Z">
        <w:r w:rsidRPr="00485988">
          <w:rPr>
            <w:rFonts w:ascii="Arial" w:hAnsi="Arial" w:cs="Arial"/>
            <w:color w:val="212529"/>
          </w:rPr>
          <w:t>6. Die Nutzung des B2B-Systems durch den Kunden ist kostenlos.</w:t>
        </w:r>
      </w:ins>
    </w:p>
    <w:p w14:paraId="1EFE389E" w14:textId="77777777" w:rsidR="00485988" w:rsidRPr="00485988" w:rsidRDefault="00485988" w:rsidP="00485988">
      <w:pPr>
        <w:rPr>
          <w:ins w:id="60" w:author="Paweł Woroniecki" w:date="2026-01-29T12:42:00Z"/>
          <w:rFonts w:ascii="Arial" w:hAnsi="Arial" w:cs="Arial"/>
          <w:color w:val="212529"/>
        </w:rPr>
      </w:pPr>
    </w:p>
    <w:p w14:paraId="19CED37A" w14:textId="77777777" w:rsidR="00485988" w:rsidRPr="00485988" w:rsidRDefault="00485988" w:rsidP="00485988">
      <w:pPr>
        <w:rPr>
          <w:ins w:id="61" w:author="Paweł Woroniecki" w:date="2026-01-29T12:42:00Z"/>
          <w:rFonts w:ascii="Arial" w:hAnsi="Arial" w:cs="Arial"/>
          <w:color w:val="212529"/>
        </w:rPr>
      </w:pPr>
      <w:ins w:id="62" w:author="Paweł Woroniecki" w:date="2026-01-29T12:42:00Z">
        <w:r w:rsidRPr="00485988">
          <w:rPr>
            <w:rFonts w:ascii="Arial" w:hAnsi="Arial" w:cs="Arial"/>
            <w:color w:val="212529"/>
          </w:rPr>
          <w:t>7. Die Bereitstellung falscher Daten durch den Kunden, einschließlich personenbezogener Daten, Adresse, Kontaktdaten oder Kontaktinformationen, kann die Ausführung der Bestellung des Kunden sowie die Erbringung aller sonstigen elektronisch erbrachten Dienstleistungen verhindern oder behindern. Der Administrator haftet nicht für etwaige Schäden, die hieraus entstehen.</w:t>
        </w:r>
      </w:ins>
    </w:p>
    <w:p w14:paraId="2E93AD23" w14:textId="77777777" w:rsidR="00485988" w:rsidRPr="00485988" w:rsidRDefault="00485988" w:rsidP="00485988">
      <w:pPr>
        <w:rPr>
          <w:ins w:id="63" w:author="Paweł Woroniecki" w:date="2026-01-29T12:42:00Z"/>
          <w:rFonts w:ascii="Arial" w:hAnsi="Arial" w:cs="Arial"/>
          <w:color w:val="212529"/>
        </w:rPr>
      </w:pPr>
    </w:p>
    <w:p w14:paraId="7265EBEE" w14:textId="77777777" w:rsidR="00485988" w:rsidRPr="00485988" w:rsidRDefault="00485988" w:rsidP="00485988">
      <w:pPr>
        <w:rPr>
          <w:ins w:id="64" w:author="Paweł Woroniecki" w:date="2026-01-29T12:42:00Z"/>
          <w:rFonts w:ascii="Arial" w:hAnsi="Arial" w:cs="Arial"/>
          <w:color w:val="212529"/>
        </w:rPr>
      </w:pPr>
      <w:ins w:id="65" w:author="Paweł Woroniecki" w:date="2026-01-29T12:42:00Z">
        <w:r w:rsidRPr="00485988">
          <w:rPr>
            <w:rFonts w:ascii="Arial" w:hAnsi="Arial" w:cs="Arial"/>
            <w:color w:val="212529"/>
          </w:rPr>
          <w:t>8. Das Einloggen in das B2B-System und die Bestätigung der Nutzungs- und Datenschutzbedingungen stellt eine Erklärung des Kunden dar, dass er den Status eines Unternehmers oder Einzelunternehmers hat und dass es keinen Grund gibt, ihn als Verbraucher zu betrachten.</w:t>
        </w:r>
      </w:ins>
    </w:p>
    <w:p w14:paraId="4B190FF5" w14:textId="77777777" w:rsidR="00485988" w:rsidRPr="00485988" w:rsidRDefault="00485988" w:rsidP="00485988">
      <w:pPr>
        <w:rPr>
          <w:ins w:id="66" w:author="Paweł Woroniecki" w:date="2026-01-29T12:42:00Z"/>
          <w:rFonts w:ascii="Arial" w:hAnsi="Arial" w:cs="Arial"/>
          <w:color w:val="212529"/>
        </w:rPr>
      </w:pPr>
    </w:p>
    <w:p w14:paraId="1B8605A5" w14:textId="77777777" w:rsidR="00485988" w:rsidRPr="00485988" w:rsidRDefault="00485988" w:rsidP="00485988">
      <w:pPr>
        <w:rPr>
          <w:ins w:id="67" w:author="Paweł Woroniecki" w:date="2026-01-29T12:42:00Z"/>
          <w:rFonts w:ascii="Arial" w:hAnsi="Arial" w:cs="Arial"/>
          <w:color w:val="212529"/>
        </w:rPr>
      </w:pPr>
    </w:p>
    <w:p w14:paraId="7F934409" w14:textId="77777777" w:rsidR="00485988" w:rsidRPr="00485988" w:rsidRDefault="00485988" w:rsidP="00485988">
      <w:pPr>
        <w:rPr>
          <w:ins w:id="68" w:author="Paweł Woroniecki" w:date="2026-01-29T12:42:00Z"/>
          <w:rFonts w:ascii="Arial" w:hAnsi="Arial" w:cs="Arial"/>
          <w:i/>
          <w:iCs/>
          <w:color w:val="212529"/>
        </w:rPr>
      </w:pPr>
      <w:ins w:id="69" w:author="Paweł Woroniecki" w:date="2026-01-29T12:42:00Z">
        <w:r w:rsidRPr="00485988">
          <w:rPr>
            <w:rFonts w:ascii="Arial" w:hAnsi="Arial" w:cs="Arial"/>
            <w:i/>
            <w:iCs/>
            <w:color w:val="212529"/>
          </w:rPr>
          <w:t>§ 3. Bestellungen aufgeben</w:t>
        </w:r>
      </w:ins>
    </w:p>
    <w:p w14:paraId="4FA5F6D8" w14:textId="77777777" w:rsidR="00485988" w:rsidRPr="00485988" w:rsidRDefault="00485988" w:rsidP="00485988">
      <w:pPr>
        <w:rPr>
          <w:ins w:id="70" w:author="Paweł Woroniecki" w:date="2026-01-29T12:42:00Z"/>
          <w:rFonts w:ascii="Arial" w:hAnsi="Arial" w:cs="Arial"/>
          <w:color w:val="212529"/>
        </w:rPr>
      </w:pPr>
    </w:p>
    <w:p w14:paraId="2CFB93C3" w14:textId="77777777" w:rsidR="00485988" w:rsidRPr="00485988" w:rsidRDefault="00485988" w:rsidP="00485988">
      <w:pPr>
        <w:rPr>
          <w:ins w:id="71" w:author="Paweł Woroniecki" w:date="2026-01-29T12:42:00Z"/>
          <w:rFonts w:ascii="Arial" w:hAnsi="Arial" w:cs="Arial"/>
          <w:color w:val="212529"/>
        </w:rPr>
      </w:pPr>
      <w:ins w:id="72" w:author="Paweł Woroniecki" w:date="2026-01-29T12:42:00Z">
        <w:r w:rsidRPr="00485988">
          <w:rPr>
            <w:rFonts w:ascii="Arial" w:hAnsi="Arial" w:cs="Arial"/>
            <w:color w:val="212529"/>
          </w:rPr>
          <w:t>1. Die Informationen und Beschreibungen der im B2B-System bereitgestellten Waren stellen eine Möglichkeit für den Kunden dar, Angebote zu erstellen und Bestellungen abzusenden. Kunden senden Bestellungen ab, indem sie Angebote über das B2B-System erstellen und absenden. Bestellungen können rund um die Uhr, sieben Tage die Woche, über das B2B-System aufgegeben werden.</w:t>
        </w:r>
      </w:ins>
    </w:p>
    <w:p w14:paraId="4A606AC5" w14:textId="77777777" w:rsidR="00485988" w:rsidRPr="00485988" w:rsidRDefault="00485988" w:rsidP="00485988">
      <w:pPr>
        <w:rPr>
          <w:ins w:id="73" w:author="Paweł Woroniecki" w:date="2026-01-29T12:42:00Z"/>
          <w:rFonts w:ascii="Arial" w:hAnsi="Arial" w:cs="Arial"/>
          <w:color w:val="212529"/>
        </w:rPr>
      </w:pPr>
    </w:p>
    <w:p w14:paraId="6FECD39E" w14:textId="77777777" w:rsidR="00485988" w:rsidRPr="00485988" w:rsidRDefault="00485988" w:rsidP="00485988">
      <w:pPr>
        <w:rPr>
          <w:ins w:id="74" w:author="Paweł Woroniecki" w:date="2026-01-29T12:42:00Z"/>
          <w:rFonts w:ascii="Arial" w:hAnsi="Arial" w:cs="Arial"/>
          <w:color w:val="212529"/>
        </w:rPr>
      </w:pPr>
      <w:ins w:id="75" w:author="Paweł Woroniecki" w:date="2026-01-29T12:42:00Z">
        <w:r w:rsidRPr="00485988">
          <w:rPr>
            <w:rFonts w:ascii="Arial" w:hAnsi="Arial" w:cs="Arial"/>
            <w:color w:val="212529"/>
          </w:rPr>
          <w:t>2. Der Administrator übt äußerste Sorgfalt aus und stellt sicher, dass die Beschreibungen und Fotos der Waren im B2B-System so genau wie möglich sind. Die verfügbaren Farben der Waren können je nach den Einstellungen des Monitors, auf dem sie angezeigt werden, variieren. Der Administrator übernimmt keine Haftung für Abweichungen vom tatsächlichen Erscheinungsbild der Güter, es sei denn, diese Abweichungen werden durch Fahrlässigkeit des Administrators verursacht.</w:t>
        </w:r>
      </w:ins>
    </w:p>
    <w:p w14:paraId="6B7F3C3F" w14:textId="77777777" w:rsidR="00485988" w:rsidRPr="00485988" w:rsidRDefault="00485988" w:rsidP="00485988">
      <w:pPr>
        <w:rPr>
          <w:ins w:id="76" w:author="Paweł Woroniecki" w:date="2026-01-29T12:42:00Z"/>
          <w:rFonts w:ascii="Arial" w:hAnsi="Arial" w:cs="Arial"/>
          <w:color w:val="212529"/>
        </w:rPr>
      </w:pPr>
    </w:p>
    <w:p w14:paraId="0B3733CD" w14:textId="77777777" w:rsidR="00485988" w:rsidRPr="00485988" w:rsidRDefault="00485988" w:rsidP="00485988">
      <w:pPr>
        <w:rPr>
          <w:ins w:id="77" w:author="Paweł Woroniecki" w:date="2026-01-29T12:42:00Z"/>
          <w:rFonts w:ascii="Arial" w:hAnsi="Arial" w:cs="Arial"/>
          <w:color w:val="212529"/>
        </w:rPr>
      </w:pPr>
      <w:ins w:id="78" w:author="Paweł Woroniecki" w:date="2026-01-29T12:42:00Z">
        <w:r w:rsidRPr="00485988">
          <w:rPr>
            <w:rFonts w:ascii="Arial" w:hAnsi="Arial" w:cs="Arial"/>
            <w:color w:val="212529"/>
          </w:rPr>
          <w:t>3. Um das B2B-System zu nutzen, erstellt der Administrator in Absprache mit dem Kunden ein individuelles Konto für den Kunden, welches es dem Kunden ermöglicht, Bestellungen im B2B-System aufzugeben. Um sich im B2B-System anzumelden, erhält der Kunde einen Login und ein Passwort vom Administrator, wodurch der Kunde sich im B2B-System anmelden kann. Der Kunde erklärt sich bereit, seinen Login und sein Passwort nicht mit anderen Personen oder Einrichtungen zu teilen, und der Kunde ist verantwortlich für etwaige Schäden, die durch die Weitergabe dieser Daten an unbefugte Personen oder Einrichtungen entstehen.</w:t>
        </w:r>
      </w:ins>
    </w:p>
    <w:p w14:paraId="5FCAFD23" w14:textId="77777777" w:rsidR="00485988" w:rsidRPr="00485988" w:rsidRDefault="00485988" w:rsidP="00485988">
      <w:pPr>
        <w:rPr>
          <w:ins w:id="79" w:author="Paweł Woroniecki" w:date="2026-01-29T12:42:00Z"/>
          <w:rFonts w:ascii="Arial" w:hAnsi="Arial" w:cs="Arial"/>
          <w:color w:val="212529"/>
        </w:rPr>
      </w:pPr>
    </w:p>
    <w:p w14:paraId="095E145D" w14:textId="77777777" w:rsidR="00485988" w:rsidRPr="00485988" w:rsidRDefault="00485988" w:rsidP="00485988">
      <w:pPr>
        <w:rPr>
          <w:ins w:id="80" w:author="Paweł Woroniecki" w:date="2026-01-29T12:42:00Z"/>
          <w:rFonts w:ascii="Arial" w:hAnsi="Arial" w:cs="Arial"/>
          <w:color w:val="212529"/>
        </w:rPr>
      </w:pPr>
      <w:ins w:id="81" w:author="Paweł Woroniecki" w:date="2026-01-29T12:42:00Z">
        <w:r w:rsidRPr="00485988">
          <w:rPr>
            <w:rFonts w:ascii="Arial" w:hAnsi="Arial" w:cs="Arial"/>
            <w:color w:val="212529"/>
          </w:rPr>
          <w:lastRenderedPageBreak/>
          <w:t>4. Nach dem Einloggen im B2B-System bestätigt der Kunde, dass er die Nutzungsbedingungen für das B2B-Bestellsystem gelesen hat, und erhält dann Zugriff auf sein Konto im B2B-System. In seinem Konto kann der Kunde Bestellungen aufgeben und auf die vollständige Historie der abgeschlossenen und ausstehenden Bestellungen, die über das B2B-System getätigt wurden, zugreifen.</w:t>
        </w:r>
      </w:ins>
    </w:p>
    <w:p w14:paraId="793FF5CB" w14:textId="77777777" w:rsidR="00485988" w:rsidRPr="00485988" w:rsidRDefault="00485988" w:rsidP="00485988">
      <w:pPr>
        <w:rPr>
          <w:ins w:id="82" w:author="Paweł Woroniecki" w:date="2026-01-29T12:42:00Z"/>
          <w:rFonts w:ascii="Arial" w:hAnsi="Arial" w:cs="Arial"/>
          <w:color w:val="212529"/>
        </w:rPr>
      </w:pPr>
    </w:p>
    <w:p w14:paraId="25C56DED" w14:textId="77777777" w:rsidR="00485988" w:rsidRPr="00485988" w:rsidRDefault="00485988" w:rsidP="00485988">
      <w:pPr>
        <w:rPr>
          <w:ins w:id="83" w:author="Paweł Woroniecki" w:date="2026-01-29T12:42:00Z"/>
          <w:rFonts w:ascii="Arial" w:hAnsi="Arial" w:cs="Arial"/>
          <w:color w:val="212529"/>
        </w:rPr>
      </w:pPr>
      <w:ins w:id="84" w:author="Paweł Woroniecki" w:date="2026-01-29T12:42:00Z">
        <w:r w:rsidRPr="00485988">
          <w:rPr>
            <w:rFonts w:ascii="Arial" w:hAnsi="Arial" w:cs="Arial"/>
            <w:color w:val="212529"/>
          </w:rPr>
          <w:t>5. Um eine Bestellung aufzugeben, wählt der Kunde den Button „Neues Angebot erfassen“ und gibt den Bestellnamen/Kommission ein.</w:t>
        </w:r>
      </w:ins>
    </w:p>
    <w:p w14:paraId="2216D645" w14:textId="77777777" w:rsidR="00485988" w:rsidRPr="00485988" w:rsidRDefault="00485988" w:rsidP="00485988">
      <w:pPr>
        <w:rPr>
          <w:ins w:id="85" w:author="Paweł Woroniecki" w:date="2026-01-29T12:42:00Z"/>
          <w:rFonts w:ascii="Arial" w:hAnsi="Arial" w:cs="Arial"/>
          <w:color w:val="212529"/>
        </w:rPr>
      </w:pPr>
      <w:ins w:id="86" w:author="Paweł Woroniecki" w:date="2026-01-29T12:42:00Z">
        <w:r w:rsidRPr="00485988">
          <w:rPr>
            <w:rFonts w:ascii="Arial" w:hAnsi="Arial" w:cs="Arial"/>
            <w:color w:val="212529"/>
          </w:rPr>
          <w:t>An diesem Punkt kann der Kunde persönliche Daten, Kontaktinformationen und Notizen zu seinem Kunden – dem endgültigen Empfänger – eingeben, für den er einen bestimmten Bestellartikel aufgibt. Mit diesen Daten kann der Administrator die bestellten Waren direkt an den vom Kunden angegebenen Endempfänger liefern. Die Eingabe dieser Daten ist nicht erforderlich, um den Auftrag abzuschließen. Der Kunde ist für die Genauigkeit der eingegebenen Daten verantwortlich. Der Kunde bestätigt die eingegebenen Daten, indem er auf die Schaltfläche "Speichern" klickt.</w:t>
        </w:r>
      </w:ins>
    </w:p>
    <w:p w14:paraId="6126DF3E" w14:textId="77777777" w:rsidR="00485988" w:rsidRPr="00485988" w:rsidRDefault="00485988" w:rsidP="00485988">
      <w:pPr>
        <w:rPr>
          <w:ins w:id="87" w:author="Paweł Woroniecki" w:date="2026-01-29T12:42:00Z"/>
          <w:rFonts w:ascii="Arial" w:hAnsi="Arial" w:cs="Arial"/>
          <w:color w:val="212529"/>
        </w:rPr>
      </w:pPr>
      <w:ins w:id="88" w:author="Paweł Woroniecki" w:date="2026-01-29T12:42:00Z">
        <w:r w:rsidRPr="00485988">
          <w:rPr>
            <w:rFonts w:ascii="Arial" w:hAnsi="Arial" w:cs="Arial"/>
            <w:color w:val="212529"/>
          </w:rPr>
          <w:t>Der Kunde wählt dann die Schaltfläche "Position hinzufügen" aus und wählt die Waren aus den im B2B-System verfügbaren Produkten entsprechend deren Parametern und Eigenschaften aus. Der Kunde ist für die eingegebenen Daten zur Auswahl der Waren verantwortlich. Der Kunde bestätigt seine Auswahl, indem er auf den "Speichern"-Button klickt.</w:t>
        </w:r>
        <w:commentRangeStart w:id="89"/>
        <w:r w:rsidRPr="00485988">
          <w:rPr>
            <w:rFonts w:ascii="Arial" w:hAnsi="Arial" w:cs="Arial"/>
            <w:color w:val="212529"/>
          </w:rPr>
          <w:t xml:space="preserve"> </w:t>
        </w:r>
      </w:ins>
      <w:commentRangeEnd w:id="89"/>
      <w:ins w:id="90" w:author="Paweł Woroniecki" w:date="2026-01-29T12:42:00Z" w16du:dateUtc="2026-01-29T11:42:00Z">
        <w:r w:rsidRPr="00485988">
          <w:rPr>
            <w:rStyle w:val="Odwoaniedokomentarza"/>
            <w:rFonts w:ascii="Arial" w:hAnsi="Arial" w:cs="Arial"/>
            <w:color w:val="212529"/>
            <w:sz w:val="22"/>
            <w:szCs w:val="22"/>
          </w:rPr>
          <w:commentReference w:id="89"/>
        </w:r>
      </w:ins>
      <w:ins w:id="91" w:author="Paweł Woroniecki" w:date="2026-01-29T12:42:00Z">
        <w:r w:rsidRPr="00485988">
          <w:rPr>
            <w:rFonts w:ascii="Arial" w:hAnsi="Arial" w:cs="Arial"/>
            <w:color w:val="212529"/>
          </w:rPr>
          <w:t>Im Abschnitt "Ihre Angebote" kann der Kunde das Angebot weiter bearbeiten, die Menge, Parameter und Eigenschaften der Waren ändern oder einen bestimmten Artikel aus der Bestellung löschen oder hinzufügen. Der Kunde kann beliebig viele Artikel in einem einzigem Angebot aufnehmen. Um ein Angebot zur Realisierung abzugeben, wählt der Kunde den Button "Bestellung senden". Nach der Bestätigung wird die Bestellung gesendet und in die Bestellhistorie im Abschnitt "gesendete Bestellung" verschoben. Die Aktion "Bestellung senden" kann nicht rückgängig gemacht werden.</w:t>
        </w:r>
      </w:ins>
    </w:p>
    <w:p w14:paraId="2B4F46FC" w14:textId="77777777" w:rsidR="00485988" w:rsidRPr="00485988" w:rsidRDefault="00485988" w:rsidP="00485988">
      <w:pPr>
        <w:rPr>
          <w:ins w:id="92" w:author="Paweł Woroniecki" w:date="2026-01-29T12:42:00Z"/>
          <w:rFonts w:ascii="Arial" w:hAnsi="Arial" w:cs="Arial"/>
          <w:color w:val="212529"/>
        </w:rPr>
      </w:pPr>
      <w:ins w:id="93" w:author="Paweł Woroniecki" w:date="2026-01-29T12:42:00Z">
        <w:r w:rsidRPr="00485988">
          <w:rPr>
            <w:rFonts w:ascii="Arial" w:hAnsi="Arial" w:cs="Arial"/>
            <w:color w:val="212529"/>
          </w:rPr>
          <w:t>Vor der Absendung der Bestellung sollte der Kunde die Genauigkeit der Daten und Parameter zur Auswahl der Ware sowie der Lieferdetails überprüfen.</w:t>
        </w:r>
      </w:ins>
    </w:p>
    <w:p w14:paraId="1B62F5E2" w14:textId="77777777" w:rsidR="00485988" w:rsidRPr="00485988" w:rsidRDefault="00485988" w:rsidP="00485988">
      <w:pPr>
        <w:rPr>
          <w:ins w:id="94" w:author="Paweł Woroniecki" w:date="2026-01-29T12:42:00Z"/>
          <w:rFonts w:ascii="Arial" w:hAnsi="Arial" w:cs="Arial"/>
          <w:color w:val="212529"/>
        </w:rPr>
      </w:pPr>
      <w:ins w:id="95" w:author="Paweł Woroniecki" w:date="2026-01-29T12:42:00Z">
        <w:r w:rsidRPr="00485988">
          <w:rPr>
            <w:rFonts w:ascii="Arial" w:hAnsi="Arial" w:cs="Arial"/>
            <w:color w:val="212529"/>
          </w:rPr>
          <w:t>Nach dem Absenden der Bestellung kann der Kunde keine Änderungen mehr vornehmen; er kann nur die gesendete Bestellung sehen.</w:t>
        </w:r>
      </w:ins>
    </w:p>
    <w:p w14:paraId="3E7FABC1" w14:textId="77777777" w:rsidR="00485988" w:rsidRPr="00485988" w:rsidRDefault="00485988" w:rsidP="00485988">
      <w:pPr>
        <w:rPr>
          <w:ins w:id="96" w:author="Paweł Woroniecki" w:date="2026-01-29T12:42:00Z"/>
          <w:rFonts w:ascii="Arial" w:hAnsi="Arial" w:cs="Arial"/>
          <w:color w:val="212529"/>
        </w:rPr>
      </w:pPr>
    </w:p>
    <w:p w14:paraId="42ECDDFC" w14:textId="77777777" w:rsidR="00485988" w:rsidRPr="00485988" w:rsidRDefault="00485988" w:rsidP="00485988">
      <w:pPr>
        <w:rPr>
          <w:ins w:id="97" w:author="Paweł Woroniecki" w:date="2026-01-29T12:42:00Z"/>
          <w:rFonts w:ascii="Arial" w:hAnsi="Arial" w:cs="Arial"/>
          <w:color w:val="212529"/>
        </w:rPr>
      </w:pPr>
      <w:ins w:id="98" w:author="Paweł Woroniecki" w:date="2026-01-29T12:42:00Z">
        <w:r w:rsidRPr="00485988">
          <w:rPr>
            <w:rFonts w:ascii="Arial" w:hAnsi="Arial" w:cs="Arial"/>
            <w:color w:val="212529"/>
          </w:rPr>
          <w:t>6. Nachdem der Kunde die Bestellung aufgegeben hat, sendet der Administrator dem Kunden eine E-Mail-Bestätigung über den Erhalt der Bestellung, die bedeutet, dass der Administrator begonnen hat, die Möglichkeit der Ausführung der Bestellung zu überprüfen. Die Bedingungen für den Abschluss und die Umsetzung des Kaufvertrags sowie die vereinbarten Preise sind in einem separaten Dokument und in individuellen Vereinbarungen zwischen Kunden und Administrator festgelegt.</w:t>
        </w:r>
      </w:ins>
    </w:p>
    <w:p w14:paraId="140CE258" w14:textId="77777777" w:rsidR="00485988" w:rsidRPr="00485988" w:rsidRDefault="00485988" w:rsidP="00485988">
      <w:pPr>
        <w:rPr>
          <w:ins w:id="99" w:author="Paweł Woroniecki" w:date="2026-01-29T12:42:00Z"/>
          <w:rFonts w:ascii="Arial" w:hAnsi="Arial" w:cs="Arial"/>
          <w:color w:val="212529"/>
        </w:rPr>
      </w:pPr>
    </w:p>
    <w:p w14:paraId="4D53FC9F" w14:textId="77777777" w:rsidR="00485988" w:rsidRPr="00485988" w:rsidRDefault="00485988" w:rsidP="00485988">
      <w:pPr>
        <w:rPr>
          <w:ins w:id="100" w:author="Paweł Woroniecki" w:date="2026-01-29T12:42:00Z"/>
          <w:rFonts w:ascii="Arial" w:hAnsi="Arial" w:cs="Arial"/>
          <w:color w:val="212529"/>
        </w:rPr>
      </w:pPr>
    </w:p>
    <w:p w14:paraId="2A0F3183" w14:textId="77777777" w:rsidR="00485988" w:rsidRPr="00485988" w:rsidRDefault="00485988" w:rsidP="00485988">
      <w:pPr>
        <w:rPr>
          <w:ins w:id="101" w:author="Paweł Woroniecki" w:date="2026-01-29T12:42:00Z"/>
          <w:rFonts w:ascii="Arial" w:hAnsi="Arial" w:cs="Arial"/>
          <w:i/>
          <w:iCs/>
          <w:color w:val="212529"/>
        </w:rPr>
      </w:pPr>
      <w:ins w:id="102" w:author="Paweł Woroniecki" w:date="2026-01-29T12:42:00Z">
        <w:r w:rsidRPr="00485988">
          <w:rPr>
            <w:rFonts w:ascii="Arial" w:hAnsi="Arial" w:cs="Arial"/>
            <w:i/>
            <w:iCs/>
            <w:color w:val="212529"/>
          </w:rPr>
          <w:t>§ 4. Schutz personenbezogener Daten</w:t>
        </w:r>
      </w:ins>
    </w:p>
    <w:p w14:paraId="23EB2896" w14:textId="77777777" w:rsidR="00485988" w:rsidRPr="00485988" w:rsidRDefault="00485988" w:rsidP="00485988">
      <w:pPr>
        <w:rPr>
          <w:ins w:id="103" w:author="Paweł Woroniecki" w:date="2026-01-29T12:42:00Z"/>
          <w:rFonts w:ascii="Arial" w:hAnsi="Arial" w:cs="Arial"/>
          <w:color w:val="212529"/>
        </w:rPr>
      </w:pPr>
    </w:p>
    <w:p w14:paraId="0F80CC99" w14:textId="77777777" w:rsidR="00485988" w:rsidRPr="00485988" w:rsidRDefault="00485988" w:rsidP="00485988">
      <w:pPr>
        <w:rPr>
          <w:ins w:id="104" w:author="Paweł Woroniecki" w:date="2026-01-29T12:42:00Z"/>
          <w:rFonts w:ascii="Arial" w:hAnsi="Arial" w:cs="Arial"/>
          <w:color w:val="212529"/>
        </w:rPr>
      </w:pPr>
      <w:ins w:id="105" w:author="Paweł Woroniecki" w:date="2026-01-29T12:42:00Z">
        <w:r w:rsidRPr="00485988">
          <w:rPr>
            <w:rFonts w:ascii="Arial" w:hAnsi="Arial" w:cs="Arial"/>
            <w:color w:val="212529"/>
          </w:rPr>
          <w:t>Detaillierte Informationen zum Schutz personenbezogener Daten finden Sie in dem separaten Dokument Datenschutzerklärung, welches auf der Seite e-orders.eu im unteren Teil der Seite verfügbar ist.</w:t>
        </w:r>
      </w:ins>
    </w:p>
    <w:p w14:paraId="5B35D5B5" w14:textId="77777777" w:rsidR="00485988" w:rsidRPr="00485988" w:rsidRDefault="00485988" w:rsidP="00485988">
      <w:pPr>
        <w:rPr>
          <w:ins w:id="106" w:author="Paweł Woroniecki" w:date="2026-01-29T12:42:00Z"/>
          <w:rFonts w:ascii="Arial" w:hAnsi="Arial" w:cs="Arial"/>
          <w:color w:val="212529"/>
        </w:rPr>
      </w:pPr>
    </w:p>
    <w:p w14:paraId="3B546F93" w14:textId="77777777" w:rsidR="00485988" w:rsidRPr="00485988" w:rsidRDefault="00485988" w:rsidP="00485988">
      <w:pPr>
        <w:rPr>
          <w:ins w:id="107" w:author="Paweł Woroniecki" w:date="2026-01-29T12:42:00Z"/>
          <w:rFonts w:ascii="Arial" w:hAnsi="Arial" w:cs="Arial"/>
          <w:color w:val="212529"/>
        </w:rPr>
      </w:pPr>
    </w:p>
    <w:p w14:paraId="314926AE" w14:textId="77777777" w:rsidR="00485988" w:rsidRPr="00485988" w:rsidRDefault="00485988" w:rsidP="00485988">
      <w:pPr>
        <w:rPr>
          <w:ins w:id="108" w:author="Paweł Woroniecki" w:date="2026-01-29T12:42:00Z"/>
          <w:rFonts w:ascii="Arial" w:hAnsi="Arial" w:cs="Arial"/>
          <w:i/>
          <w:iCs/>
          <w:color w:val="212529"/>
        </w:rPr>
      </w:pPr>
      <w:ins w:id="109" w:author="Paweł Woroniecki" w:date="2026-01-29T12:42:00Z">
        <w:r w:rsidRPr="00485988">
          <w:rPr>
            <w:rFonts w:ascii="Arial" w:hAnsi="Arial" w:cs="Arial"/>
            <w:i/>
            <w:iCs/>
            <w:color w:val="212529"/>
          </w:rPr>
          <w:t>§ 5. Beendigung der Vereinbarung zur Erbringung elektronischer Dienstleistungen</w:t>
        </w:r>
      </w:ins>
    </w:p>
    <w:p w14:paraId="5E5DB79A" w14:textId="77777777" w:rsidR="00485988" w:rsidRPr="00485988" w:rsidRDefault="00485988" w:rsidP="00485988">
      <w:pPr>
        <w:rPr>
          <w:ins w:id="110" w:author="Paweł Woroniecki" w:date="2026-01-29T12:42:00Z"/>
          <w:rFonts w:ascii="Arial" w:hAnsi="Arial" w:cs="Arial"/>
          <w:color w:val="212529"/>
        </w:rPr>
      </w:pPr>
    </w:p>
    <w:p w14:paraId="4C597958" w14:textId="77777777" w:rsidR="00485988" w:rsidRPr="00485988" w:rsidRDefault="00485988" w:rsidP="00485988">
      <w:pPr>
        <w:rPr>
          <w:ins w:id="111" w:author="Paweł Woroniecki" w:date="2026-01-29T12:42:00Z"/>
          <w:rFonts w:ascii="Arial" w:hAnsi="Arial" w:cs="Arial"/>
          <w:color w:val="212529"/>
        </w:rPr>
      </w:pPr>
      <w:ins w:id="112" w:author="Paweł Woroniecki" w:date="2026-01-29T12:42:00Z">
        <w:r w:rsidRPr="00485988">
          <w:rPr>
            <w:rFonts w:ascii="Arial" w:hAnsi="Arial" w:cs="Arial"/>
            <w:color w:val="212529"/>
          </w:rPr>
          <w:t xml:space="preserve">1. Der Kunde kann die Vereinbarung zur Erbringung elektronischer Dienstleistungen im Rahmen der Pflege des Kundenkontos kündigen. Der Vertrag kann jederzeit und ohne Angabe von Gründen beendet werden, indem dem Administrator eine entsprechende Absichtserklärung in elektronischer Form an </w:t>
        </w:r>
        <w:r w:rsidRPr="00485988">
          <w:rPr>
            <w:rFonts w:ascii="Arial" w:hAnsi="Arial" w:cs="Arial"/>
            <w:color w:val="212529"/>
          </w:rPr>
          <w:fldChar w:fldCharType="begin"/>
        </w:r>
        <w:r w:rsidRPr="00485988">
          <w:rPr>
            <w:rFonts w:ascii="Arial" w:hAnsi="Arial" w:cs="Arial"/>
            <w:color w:val="212529"/>
          </w:rPr>
          <w:instrText>HYPERLINK "mailto:info@luxan.de"</w:instrText>
        </w:r>
        <w:r w:rsidRPr="00485988">
          <w:rPr>
            <w:rFonts w:ascii="Arial" w:hAnsi="Arial" w:cs="Arial"/>
            <w:color w:val="212529"/>
          </w:rPr>
        </w:r>
        <w:r w:rsidRPr="00485988">
          <w:rPr>
            <w:rFonts w:ascii="Arial" w:hAnsi="Arial" w:cs="Arial"/>
            <w:color w:val="212529"/>
          </w:rPr>
          <w:fldChar w:fldCharType="separate"/>
        </w:r>
        <w:r w:rsidRPr="00485988">
          <w:rPr>
            <w:rStyle w:val="Hipercze"/>
            <w:rFonts w:ascii="Arial" w:hAnsi="Arial" w:cs="Arial"/>
          </w:rPr>
          <w:t>info@luxan.de</w:t>
        </w:r>
      </w:ins>
      <w:ins w:id="113" w:author="Paweł Woroniecki" w:date="2026-01-29T12:42:00Z" w16du:dateUtc="2026-01-29T11:42:00Z">
        <w:r w:rsidRPr="00485988">
          <w:rPr>
            <w:rFonts w:ascii="Arial" w:hAnsi="Arial" w:cs="Arial"/>
            <w:color w:val="212529"/>
            <w:lang w:val="en-US"/>
          </w:rPr>
          <w:fldChar w:fldCharType="end"/>
        </w:r>
      </w:ins>
      <w:ins w:id="114" w:author="Paweł Woroniecki" w:date="2026-01-29T12:42:00Z">
        <w:r w:rsidRPr="00485988">
          <w:rPr>
            <w:rFonts w:ascii="Arial" w:hAnsi="Arial" w:cs="Arial"/>
            <w:color w:val="212529"/>
          </w:rPr>
          <w:t xml:space="preserve"> übermittelt wird. Nach Abgabe einer solchen Erklärung wird das Kundenkonto deaktiviert, und die in diesem Konto gespeicherten Daten werden vom Administrator für den in der Datenschutzklausel festgelegten Zeitraum gespeichert.</w:t>
        </w:r>
      </w:ins>
    </w:p>
    <w:p w14:paraId="1F90FC1D" w14:textId="77777777" w:rsidR="00485988" w:rsidRPr="00485988" w:rsidRDefault="00485988" w:rsidP="00485988">
      <w:pPr>
        <w:rPr>
          <w:ins w:id="115" w:author="Paweł Woroniecki" w:date="2026-01-29T12:42:00Z"/>
          <w:rFonts w:ascii="Arial" w:hAnsi="Arial" w:cs="Arial"/>
          <w:color w:val="212529"/>
        </w:rPr>
      </w:pPr>
    </w:p>
    <w:p w14:paraId="1824A188" w14:textId="77777777" w:rsidR="00485988" w:rsidRPr="00485988" w:rsidRDefault="00485988" w:rsidP="00485988">
      <w:pPr>
        <w:rPr>
          <w:ins w:id="116" w:author="Paweł Woroniecki" w:date="2026-01-29T12:42:00Z"/>
          <w:rFonts w:ascii="Arial" w:hAnsi="Arial" w:cs="Arial"/>
          <w:color w:val="212529"/>
        </w:rPr>
      </w:pPr>
      <w:ins w:id="117" w:author="Paweł Woroniecki" w:date="2026-01-29T12:42:00Z">
        <w:r w:rsidRPr="00485988">
          <w:rPr>
            <w:rFonts w:ascii="Arial" w:hAnsi="Arial" w:cs="Arial"/>
            <w:color w:val="212529"/>
          </w:rPr>
          <w:t>2. Der Administrator kann den Vertrag über die Erbringung elektronischer Dienstleistungen zur Pflege des Kundenkontos jederzeit kündigen, wenn der Kunde gegen die Nutzungsregeln des B2B-Systems gemäß diesen Geschäftsbedingungen verstößt. Der Administrator kann den Vertrag kündigen, indem er dem Kunden eine entsprechende Absichtserklärung an die vom Kunden angegebene E-Mail-Adresse sendet. Nach Abgabe einer solchen Erklärung wird das Kundenkonto deaktiviert, und die in diesem Konto gespeicherten Daten werden vom Administrator für den in der Datenschutzklausel festgelegten Zeitraum gespeichert.</w:t>
        </w:r>
      </w:ins>
    </w:p>
    <w:p w14:paraId="50558C56" w14:textId="77777777" w:rsidR="00485988" w:rsidRPr="00485988" w:rsidRDefault="00485988" w:rsidP="00485988">
      <w:pPr>
        <w:rPr>
          <w:ins w:id="118" w:author="Paweł Woroniecki" w:date="2026-01-29T12:42:00Z"/>
          <w:rFonts w:ascii="Arial" w:hAnsi="Arial" w:cs="Arial"/>
          <w:color w:val="212529"/>
        </w:rPr>
      </w:pPr>
    </w:p>
    <w:p w14:paraId="7CF5A657" w14:textId="77777777" w:rsidR="00485988" w:rsidRPr="00485988" w:rsidRDefault="00485988" w:rsidP="00485988">
      <w:pPr>
        <w:rPr>
          <w:ins w:id="119" w:author="Paweł Woroniecki" w:date="2026-01-29T12:42:00Z"/>
          <w:rFonts w:ascii="Arial" w:hAnsi="Arial" w:cs="Arial"/>
          <w:color w:val="212529"/>
        </w:rPr>
      </w:pPr>
      <w:ins w:id="120" w:author="Paweł Woroniecki" w:date="2026-01-29T12:42:00Z">
        <w:r w:rsidRPr="00485988">
          <w:rPr>
            <w:rFonts w:ascii="Arial" w:hAnsi="Arial" w:cs="Arial"/>
            <w:color w:val="212529"/>
          </w:rPr>
          <w:t>3. Die Kündigung des Vertrags zur Erbringung elektronischer Dienstleistungen betrifft nicht die vom Kunden aufgegebenen Bestellungen bis zum Kündigungsdatum, die für den Kunden weiterhin bindend bleiben.</w:t>
        </w:r>
      </w:ins>
    </w:p>
    <w:p w14:paraId="76FB5568" w14:textId="77777777" w:rsidR="00485988" w:rsidRPr="00485988" w:rsidRDefault="00485988" w:rsidP="00485988">
      <w:pPr>
        <w:rPr>
          <w:ins w:id="121" w:author="Paweł Woroniecki" w:date="2026-01-29T12:42:00Z"/>
          <w:rFonts w:ascii="Arial" w:hAnsi="Arial" w:cs="Arial"/>
          <w:color w:val="212529"/>
        </w:rPr>
      </w:pPr>
    </w:p>
    <w:p w14:paraId="23087616" w14:textId="77777777" w:rsidR="00485988" w:rsidRPr="00485988" w:rsidRDefault="00485988" w:rsidP="00485988">
      <w:pPr>
        <w:rPr>
          <w:ins w:id="122" w:author="Paweł Woroniecki" w:date="2026-01-29T12:42:00Z"/>
          <w:rFonts w:ascii="Arial" w:hAnsi="Arial" w:cs="Arial"/>
          <w:color w:val="212529"/>
        </w:rPr>
      </w:pPr>
    </w:p>
    <w:p w14:paraId="16A6F4D9" w14:textId="77777777" w:rsidR="00485988" w:rsidRPr="00485988" w:rsidRDefault="00485988" w:rsidP="00485988">
      <w:pPr>
        <w:rPr>
          <w:ins w:id="123" w:author="Paweł Woroniecki" w:date="2026-01-29T12:42:00Z"/>
          <w:rFonts w:ascii="Arial" w:hAnsi="Arial" w:cs="Arial"/>
          <w:i/>
          <w:iCs/>
          <w:color w:val="212529"/>
        </w:rPr>
      </w:pPr>
      <w:ins w:id="124" w:author="Paweł Woroniecki" w:date="2026-01-29T12:42:00Z">
        <w:r w:rsidRPr="00485988">
          <w:rPr>
            <w:rFonts w:ascii="Arial" w:hAnsi="Arial" w:cs="Arial"/>
            <w:i/>
            <w:iCs/>
            <w:color w:val="212529"/>
          </w:rPr>
          <w:t>§ 6. Endgültige Bestimmungen</w:t>
        </w:r>
      </w:ins>
    </w:p>
    <w:p w14:paraId="1E0BEDEB" w14:textId="77777777" w:rsidR="00485988" w:rsidRPr="00485988" w:rsidRDefault="00485988" w:rsidP="00485988">
      <w:pPr>
        <w:rPr>
          <w:ins w:id="125" w:author="Paweł Woroniecki" w:date="2026-01-29T12:42:00Z"/>
          <w:rFonts w:ascii="Arial" w:hAnsi="Arial" w:cs="Arial"/>
          <w:i/>
          <w:iCs/>
          <w:color w:val="212529"/>
        </w:rPr>
      </w:pPr>
    </w:p>
    <w:p w14:paraId="4AB315FB" w14:textId="77777777" w:rsidR="00485988" w:rsidRPr="00485988" w:rsidRDefault="00485988" w:rsidP="00485988">
      <w:pPr>
        <w:rPr>
          <w:ins w:id="126" w:author="Paweł Woroniecki" w:date="2026-01-29T12:42:00Z"/>
          <w:rFonts w:ascii="Arial" w:hAnsi="Arial" w:cs="Arial"/>
          <w:color w:val="212529"/>
        </w:rPr>
      </w:pPr>
      <w:ins w:id="127" w:author="Paweł Woroniecki" w:date="2026-01-29T12:42:00Z">
        <w:r w:rsidRPr="00485988">
          <w:rPr>
            <w:rFonts w:ascii="Arial" w:hAnsi="Arial" w:cs="Arial"/>
            <w:color w:val="212529"/>
          </w:rPr>
          <w:t>1. Der Administrator ist nicht verantwortlich für die Genauigkeit der vom Kunden im B2B-System eingegebenen Daten, weder hinsichtlich der Warenauswahl noch der Daten für die Lieferung der Waren.</w:t>
        </w:r>
      </w:ins>
    </w:p>
    <w:p w14:paraId="535F0E35" w14:textId="77777777" w:rsidR="00485988" w:rsidRPr="00485988" w:rsidRDefault="00485988" w:rsidP="00485988">
      <w:pPr>
        <w:rPr>
          <w:ins w:id="128" w:author="Paweł Woroniecki" w:date="2026-01-29T12:42:00Z"/>
          <w:rFonts w:ascii="Arial" w:hAnsi="Arial" w:cs="Arial"/>
          <w:color w:val="212529"/>
        </w:rPr>
      </w:pPr>
    </w:p>
    <w:p w14:paraId="00B0E0CC" w14:textId="77777777" w:rsidR="00485988" w:rsidRPr="00485988" w:rsidRDefault="00485988" w:rsidP="00485988">
      <w:pPr>
        <w:rPr>
          <w:ins w:id="129" w:author="Paweł Woroniecki" w:date="2026-01-29T12:42:00Z"/>
          <w:rFonts w:ascii="Arial" w:hAnsi="Arial" w:cs="Arial"/>
          <w:color w:val="212529"/>
        </w:rPr>
      </w:pPr>
      <w:ins w:id="130" w:author="Paweł Woroniecki" w:date="2026-01-29T12:42:00Z">
        <w:r w:rsidRPr="00485988">
          <w:rPr>
            <w:rFonts w:ascii="Arial" w:hAnsi="Arial" w:cs="Arial"/>
            <w:color w:val="212529"/>
          </w:rPr>
          <w:t>2. Der Administrator ist nicht für Unterbrechungen im Betrieb des B2B-Systems verantwortlich, unabhängig von der Ursache dieser Unterbrechung.</w:t>
        </w:r>
      </w:ins>
    </w:p>
    <w:p w14:paraId="1CACA7E9" w14:textId="77777777" w:rsidR="00485988" w:rsidRPr="00485988" w:rsidRDefault="00485988" w:rsidP="00485988">
      <w:pPr>
        <w:rPr>
          <w:ins w:id="131" w:author="Paweł Woroniecki" w:date="2026-01-29T12:42:00Z"/>
          <w:rFonts w:ascii="Arial" w:hAnsi="Arial" w:cs="Arial"/>
          <w:color w:val="212529"/>
        </w:rPr>
      </w:pPr>
    </w:p>
    <w:p w14:paraId="26B25928" w14:textId="77777777" w:rsidR="00485988" w:rsidRPr="00485988" w:rsidRDefault="00485988" w:rsidP="00485988">
      <w:pPr>
        <w:rPr>
          <w:ins w:id="132" w:author="Paweł Woroniecki" w:date="2026-01-29T12:42:00Z"/>
          <w:rFonts w:ascii="Arial" w:hAnsi="Arial" w:cs="Arial"/>
          <w:color w:val="212529"/>
        </w:rPr>
      </w:pPr>
      <w:ins w:id="133" w:author="Paweł Woroniecki" w:date="2026-01-29T12:42:00Z">
        <w:r w:rsidRPr="00485988">
          <w:rPr>
            <w:rFonts w:ascii="Arial" w:hAnsi="Arial" w:cs="Arial"/>
            <w:color w:val="212529"/>
          </w:rPr>
          <w:t>3. Das für die Beilegung von Streitigkeiten anwendbares Recht aus den in den Geschäftsbedingungen definierten Beziehungen ist deutsches Recht, und das zuständige Gericht für deren Beilegung ist das zuständige Gericht in Berlin.</w:t>
        </w:r>
      </w:ins>
    </w:p>
    <w:p w14:paraId="23132BC3" w14:textId="77777777" w:rsidR="00485988" w:rsidRPr="00485988" w:rsidRDefault="00485988" w:rsidP="00485988">
      <w:pPr>
        <w:rPr>
          <w:ins w:id="134" w:author="Paweł Woroniecki" w:date="2026-01-29T12:42:00Z"/>
          <w:rFonts w:ascii="Arial" w:hAnsi="Arial" w:cs="Arial"/>
          <w:color w:val="212529"/>
        </w:rPr>
      </w:pPr>
    </w:p>
    <w:p w14:paraId="318299F7" w14:textId="77777777" w:rsidR="00485988" w:rsidRPr="00485988" w:rsidRDefault="00485988" w:rsidP="00485988">
      <w:pPr>
        <w:rPr>
          <w:ins w:id="135" w:author="Paweł Woroniecki" w:date="2026-01-29T12:42:00Z"/>
          <w:rFonts w:ascii="Arial" w:hAnsi="Arial" w:cs="Arial"/>
          <w:color w:val="212529"/>
        </w:rPr>
      </w:pPr>
      <w:ins w:id="136" w:author="Paweł Woroniecki" w:date="2026-01-29T12:42:00Z">
        <w:r w:rsidRPr="00485988">
          <w:rPr>
            <w:rFonts w:ascii="Arial" w:hAnsi="Arial" w:cs="Arial"/>
            <w:color w:val="212529"/>
          </w:rPr>
          <w:t xml:space="preserve">4. Der Administrator behält sich das Recht vor, die Geschäftsbedingungen zu ändern. Akzeptiert der Kunde den geänderten Inhalt der Verordnung nicht, muss er den Administrator </w:t>
        </w:r>
        <w:r w:rsidRPr="00485988">
          <w:rPr>
            <w:rFonts w:ascii="Arial" w:hAnsi="Arial" w:cs="Arial"/>
            <w:color w:val="212529"/>
          </w:rPr>
          <w:lastRenderedPageBreak/>
          <w:t>darüber informieren, was zur Kündigung des Vertrags über die Erbringung elektronischer Dienstleistungen gemäß den Bestimmungen von §7 Punkt 1 der Verordnung führt.</w:t>
        </w:r>
      </w:ins>
    </w:p>
    <w:p w14:paraId="7A596AD0" w14:textId="77777777" w:rsidR="00485988" w:rsidRPr="00485988" w:rsidRDefault="00485988" w:rsidP="00485988">
      <w:pPr>
        <w:rPr>
          <w:ins w:id="137" w:author="Paweł Woroniecki" w:date="2026-01-29T12:42:00Z"/>
          <w:rFonts w:ascii="Arial" w:hAnsi="Arial" w:cs="Arial"/>
          <w:color w:val="212529"/>
        </w:rPr>
      </w:pPr>
    </w:p>
    <w:p w14:paraId="53639A18" w14:textId="77777777" w:rsidR="00485988" w:rsidRPr="00485988" w:rsidRDefault="00485988" w:rsidP="00485988">
      <w:pPr>
        <w:rPr>
          <w:ins w:id="138" w:author="Paweł Woroniecki" w:date="2026-01-29T12:42:00Z"/>
          <w:rFonts w:ascii="Arial" w:hAnsi="Arial" w:cs="Arial"/>
          <w:color w:val="212529"/>
        </w:rPr>
      </w:pPr>
    </w:p>
    <w:p w14:paraId="716AE327" w14:textId="19B44FFD" w:rsidR="006116D7" w:rsidRPr="001E76B3" w:rsidDel="001E76B3" w:rsidRDefault="006116D7" w:rsidP="0076402F">
      <w:pPr>
        <w:pStyle w:val="NormalnyWeb"/>
        <w:shd w:val="clear" w:color="auto" w:fill="FFFFFF"/>
        <w:spacing w:before="0" w:beforeAutospacing="0" w:after="0" w:afterAutospacing="0"/>
        <w:jc w:val="center"/>
        <w:rPr>
          <w:del w:id="139" w:author="Paweł Woroniecki" w:date="2026-01-29T12:39:00Z" w16du:dateUtc="2026-01-29T11:39:00Z"/>
          <w:rFonts w:ascii="Arial" w:hAnsi="Arial" w:cs="Arial"/>
          <w:color w:val="212529"/>
          <w:sz w:val="22"/>
          <w:szCs w:val="22"/>
          <w:rPrChange w:id="140" w:author="Paweł Woroniecki" w:date="2026-01-29T12:39:00Z" w16du:dateUtc="2026-01-29T11:39:00Z">
            <w:rPr>
              <w:del w:id="141" w:author="Paweł Woroniecki" w:date="2026-01-29T12:39:00Z" w16du:dateUtc="2026-01-29T11:39:00Z"/>
              <w:rFonts w:ascii="Arial" w:hAnsi="Arial" w:cs="Arial"/>
              <w:b/>
              <w:bCs/>
              <w:color w:val="212529"/>
              <w:sz w:val="28"/>
              <w:szCs w:val="28"/>
            </w:rPr>
          </w:rPrChange>
        </w:rPr>
      </w:pPr>
      <w:del w:id="142" w:author="Paweł Woroniecki" w:date="2026-01-29T12:39:00Z" w16du:dateUtc="2026-01-29T11:39:00Z">
        <w:r w:rsidRPr="001E76B3" w:rsidDel="001E76B3">
          <w:rPr>
            <w:rFonts w:ascii="Arial" w:hAnsi="Arial" w:cs="Arial"/>
            <w:color w:val="212529"/>
            <w:sz w:val="22"/>
            <w:szCs w:val="22"/>
            <w:rPrChange w:id="143" w:author="Paweł Woroniecki" w:date="2026-01-29T12:39:00Z" w16du:dateUtc="2026-01-29T11:39:00Z">
              <w:rPr>
                <w:rFonts w:ascii="Arial" w:hAnsi="Arial" w:cs="Arial"/>
                <w:b/>
                <w:bCs/>
                <w:color w:val="212529"/>
                <w:sz w:val="28"/>
                <w:szCs w:val="28"/>
              </w:rPr>
            </w:rPrChange>
          </w:rPr>
          <w:delText>B2B-Bestellsystem</w:delText>
        </w:r>
        <w:r w:rsidR="00152118" w:rsidRPr="001E76B3" w:rsidDel="001E76B3">
          <w:rPr>
            <w:rFonts w:ascii="Arial" w:hAnsi="Arial" w:cs="Arial"/>
            <w:color w:val="212529"/>
            <w:sz w:val="22"/>
            <w:szCs w:val="22"/>
            <w:rPrChange w:id="144" w:author="Paweł Woroniecki" w:date="2026-01-29T12:39:00Z" w16du:dateUtc="2026-01-29T11:39:00Z">
              <w:rPr>
                <w:rFonts w:ascii="Arial" w:hAnsi="Arial" w:cs="Arial"/>
                <w:b/>
                <w:bCs/>
                <w:color w:val="212529"/>
                <w:sz w:val="28"/>
                <w:szCs w:val="28"/>
              </w:rPr>
            </w:rPrChange>
          </w:rPr>
          <w:delText xml:space="preserve"> </w:delText>
        </w:r>
        <w:r w:rsidRPr="001E76B3" w:rsidDel="001E76B3">
          <w:rPr>
            <w:rFonts w:ascii="Arial" w:hAnsi="Arial" w:cs="Arial"/>
            <w:color w:val="212529"/>
            <w:sz w:val="22"/>
            <w:szCs w:val="22"/>
            <w:rPrChange w:id="145" w:author="Paweł Woroniecki" w:date="2026-01-29T12:39:00Z" w16du:dateUtc="2026-01-29T11:39:00Z">
              <w:rPr>
                <w:rFonts w:ascii="Arial" w:hAnsi="Arial" w:cs="Arial"/>
                <w:b/>
                <w:bCs/>
                <w:color w:val="212529"/>
                <w:sz w:val="28"/>
                <w:szCs w:val="28"/>
              </w:rPr>
            </w:rPrChange>
          </w:rPr>
          <w:delText>-</w:delText>
        </w:r>
        <w:r w:rsidR="00152118" w:rsidRPr="001E76B3" w:rsidDel="001E76B3">
          <w:rPr>
            <w:rFonts w:ascii="Arial" w:hAnsi="Arial" w:cs="Arial"/>
            <w:color w:val="212529"/>
            <w:sz w:val="22"/>
            <w:szCs w:val="22"/>
            <w:rPrChange w:id="146" w:author="Paweł Woroniecki" w:date="2026-01-29T12:39:00Z" w16du:dateUtc="2026-01-29T11:39:00Z">
              <w:rPr>
                <w:rFonts w:ascii="Arial" w:hAnsi="Arial" w:cs="Arial"/>
                <w:b/>
                <w:bCs/>
                <w:color w:val="212529"/>
                <w:sz w:val="28"/>
                <w:szCs w:val="28"/>
              </w:rPr>
            </w:rPrChange>
          </w:rPr>
          <w:delText xml:space="preserve"> </w:delText>
        </w:r>
        <w:r w:rsidR="0076402F" w:rsidRPr="001E76B3" w:rsidDel="001E76B3">
          <w:rPr>
            <w:rFonts w:ascii="Arial" w:hAnsi="Arial" w:cs="Arial"/>
            <w:color w:val="212529"/>
            <w:sz w:val="22"/>
            <w:szCs w:val="22"/>
            <w:rPrChange w:id="147" w:author="Paweł Woroniecki" w:date="2026-01-29T12:39:00Z" w16du:dateUtc="2026-01-29T11:39:00Z">
              <w:rPr>
                <w:rFonts w:ascii="Arial" w:hAnsi="Arial" w:cs="Arial"/>
                <w:b/>
                <w:bCs/>
                <w:color w:val="212529"/>
                <w:sz w:val="28"/>
                <w:szCs w:val="28"/>
              </w:rPr>
            </w:rPrChange>
          </w:rPr>
          <w:delText>Nutzungsbedingungen</w:delText>
        </w:r>
      </w:del>
    </w:p>
    <w:p w14:paraId="0B5D649F" w14:textId="356D6584" w:rsidR="00C02063" w:rsidRPr="001E76B3" w:rsidDel="001E76B3" w:rsidRDefault="00C02063" w:rsidP="006116D7">
      <w:pPr>
        <w:pStyle w:val="NormalnyWeb"/>
        <w:shd w:val="clear" w:color="auto" w:fill="FFFFFF"/>
        <w:spacing w:before="0" w:beforeAutospacing="0" w:after="0" w:afterAutospacing="0"/>
        <w:rPr>
          <w:del w:id="148" w:author="Paweł Woroniecki" w:date="2026-01-29T12:39:00Z" w16du:dateUtc="2026-01-29T11:39:00Z"/>
          <w:rFonts w:ascii="Arial" w:hAnsi="Arial" w:cs="Arial"/>
          <w:color w:val="212529"/>
          <w:sz w:val="22"/>
          <w:szCs w:val="22"/>
        </w:rPr>
      </w:pPr>
    </w:p>
    <w:p w14:paraId="2C9951B2" w14:textId="0CF80295" w:rsidR="006116D7" w:rsidRPr="001E76B3" w:rsidDel="001E76B3" w:rsidRDefault="006116D7" w:rsidP="00E00A33">
      <w:pPr>
        <w:pStyle w:val="NormalnyWeb"/>
        <w:shd w:val="clear" w:color="auto" w:fill="FFFFFF"/>
        <w:spacing w:before="0" w:beforeAutospacing="0" w:after="0" w:afterAutospacing="0"/>
        <w:jc w:val="center"/>
        <w:rPr>
          <w:del w:id="149" w:author="Paweł Woroniecki" w:date="2026-01-29T12:39:00Z" w16du:dateUtc="2026-01-29T11:39:00Z"/>
          <w:rFonts w:ascii="Arial" w:hAnsi="Arial" w:cs="Arial"/>
          <w:i/>
          <w:iCs/>
          <w:color w:val="212529"/>
          <w:sz w:val="22"/>
          <w:szCs w:val="22"/>
        </w:rPr>
      </w:pPr>
      <w:del w:id="150" w:author="Paweł Woroniecki" w:date="2026-01-29T12:39:00Z" w16du:dateUtc="2026-01-29T11:39:00Z">
        <w:r w:rsidRPr="001E76B3" w:rsidDel="001E76B3">
          <w:rPr>
            <w:rFonts w:ascii="Arial" w:hAnsi="Arial" w:cs="Arial"/>
            <w:i/>
            <w:iCs/>
            <w:color w:val="212529"/>
            <w:sz w:val="22"/>
            <w:szCs w:val="22"/>
          </w:rPr>
          <w:delText>§</w:delText>
        </w:r>
        <w:r w:rsidR="00A52914" w:rsidRPr="001E76B3" w:rsidDel="001E76B3">
          <w:rPr>
            <w:rFonts w:ascii="Arial" w:hAnsi="Arial" w:cs="Arial"/>
            <w:i/>
            <w:iCs/>
            <w:color w:val="212529"/>
            <w:sz w:val="22"/>
            <w:szCs w:val="22"/>
          </w:rPr>
          <w:delText xml:space="preserve"> </w:delText>
        </w:r>
        <w:r w:rsidRPr="001E76B3" w:rsidDel="001E76B3">
          <w:rPr>
            <w:rFonts w:ascii="Arial" w:hAnsi="Arial" w:cs="Arial"/>
            <w:i/>
            <w:iCs/>
            <w:color w:val="212529"/>
            <w:sz w:val="22"/>
            <w:szCs w:val="22"/>
          </w:rPr>
          <w:delText>1. Definitionen</w:delText>
        </w:r>
      </w:del>
    </w:p>
    <w:p w14:paraId="0CAD1B03" w14:textId="2187C847" w:rsidR="00081DEE" w:rsidRPr="001E76B3" w:rsidDel="001E76B3" w:rsidRDefault="00081DEE" w:rsidP="006116D7">
      <w:pPr>
        <w:pStyle w:val="NormalnyWeb"/>
        <w:shd w:val="clear" w:color="auto" w:fill="FFFFFF"/>
        <w:spacing w:before="0" w:beforeAutospacing="0" w:after="0" w:afterAutospacing="0"/>
        <w:rPr>
          <w:del w:id="151" w:author="Paweł Woroniecki" w:date="2026-01-29T12:39:00Z" w16du:dateUtc="2026-01-29T11:39:00Z"/>
          <w:rFonts w:ascii="Arial" w:hAnsi="Arial" w:cs="Arial"/>
          <w:color w:val="212529"/>
          <w:sz w:val="22"/>
          <w:szCs w:val="22"/>
        </w:rPr>
      </w:pPr>
    </w:p>
    <w:p w14:paraId="10DFDD54" w14:textId="450990E3" w:rsidR="006116D7" w:rsidRPr="001E76B3" w:rsidDel="001E76B3" w:rsidRDefault="006116D7" w:rsidP="006116D7">
      <w:pPr>
        <w:pStyle w:val="NormalnyWeb"/>
        <w:shd w:val="clear" w:color="auto" w:fill="FFFFFF"/>
        <w:spacing w:before="0" w:beforeAutospacing="0" w:after="0" w:afterAutospacing="0"/>
        <w:rPr>
          <w:del w:id="152" w:author="Paweł Woroniecki" w:date="2026-01-29T12:39:00Z" w16du:dateUtc="2026-01-29T11:39:00Z"/>
          <w:rFonts w:ascii="Arial" w:hAnsi="Arial" w:cs="Arial"/>
          <w:color w:val="212529"/>
          <w:sz w:val="22"/>
          <w:szCs w:val="22"/>
        </w:rPr>
      </w:pPr>
      <w:del w:id="153" w:author="Paweł Woroniecki" w:date="2026-01-29T12:39:00Z" w16du:dateUtc="2026-01-29T11:39:00Z">
        <w:r w:rsidRPr="001E76B3" w:rsidDel="001E76B3">
          <w:rPr>
            <w:rFonts w:ascii="Arial" w:hAnsi="Arial" w:cs="Arial"/>
            <w:color w:val="212529"/>
            <w:sz w:val="22"/>
            <w:szCs w:val="22"/>
          </w:rPr>
          <w:delText>In diesen Vorschriften haben die folgenden</w:delText>
        </w:r>
        <w:r w:rsidR="009F2CE6" w:rsidRPr="001E76B3" w:rsidDel="001E76B3">
          <w:rPr>
            <w:rFonts w:ascii="Arial" w:hAnsi="Arial" w:cs="Arial"/>
            <w:color w:val="212529"/>
            <w:sz w:val="22"/>
            <w:szCs w:val="22"/>
          </w:rPr>
          <w:delText xml:space="preserve"> Begriffe</w:delText>
        </w:r>
        <w:r w:rsidR="00694ADA" w:rsidRPr="001E76B3" w:rsidDel="001E76B3">
          <w:rPr>
            <w:rFonts w:ascii="Arial" w:hAnsi="Arial" w:cs="Arial"/>
            <w:color w:val="212529"/>
            <w:sz w:val="22"/>
            <w:szCs w:val="22"/>
          </w:rPr>
          <w:delText xml:space="preserve"> </w:delText>
        </w:r>
        <w:r w:rsidRPr="001E76B3" w:rsidDel="001E76B3">
          <w:rPr>
            <w:rFonts w:ascii="Arial" w:hAnsi="Arial" w:cs="Arial"/>
            <w:color w:val="212529"/>
            <w:sz w:val="22"/>
            <w:szCs w:val="22"/>
          </w:rPr>
          <w:delText xml:space="preserve">die </w:delText>
        </w:r>
        <w:r w:rsidR="00694ADA" w:rsidRPr="001E76B3" w:rsidDel="001E76B3">
          <w:rPr>
            <w:rFonts w:ascii="Arial" w:hAnsi="Arial" w:cs="Arial"/>
            <w:color w:val="212529"/>
            <w:sz w:val="22"/>
            <w:szCs w:val="22"/>
          </w:rPr>
          <w:delText xml:space="preserve">nachstehenden </w:delText>
        </w:r>
        <w:r w:rsidRPr="001E76B3" w:rsidDel="001E76B3">
          <w:rPr>
            <w:rFonts w:ascii="Arial" w:hAnsi="Arial" w:cs="Arial"/>
            <w:color w:val="212529"/>
            <w:sz w:val="22"/>
            <w:szCs w:val="22"/>
          </w:rPr>
          <w:delText>Bedeutungen:</w:delText>
        </w:r>
      </w:del>
    </w:p>
    <w:p w14:paraId="60C2CB5A" w14:textId="1B08229E" w:rsidR="00C02063" w:rsidRPr="001E76B3" w:rsidDel="001E76B3" w:rsidRDefault="00C02063" w:rsidP="006116D7">
      <w:pPr>
        <w:pStyle w:val="NormalnyWeb"/>
        <w:shd w:val="clear" w:color="auto" w:fill="FFFFFF"/>
        <w:spacing w:before="0" w:beforeAutospacing="0" w:after="0" w:afterAutospacing="0"/>
        <w:rPr>
          <w:del w:id="154" w:author="Paweł Woroniecki" w:date="2026-01-29T12:39:00Z" w16du:dateUtc="2026-01-29T11:39:00Z"/>
          <w:rFonts w:ascii="Arial" w:hAnsi="Arial" w:cs="Arial"/>
          <w:color w:val="212529"/>
          <w:sz w:val="22"/>
          <w:szCs w:val="22"/>
        </w:rPr>
      </w:pPr>
    </w:p>
    <w:p w14:paraId="773A93D0" w14:textId="07C3AB05" w:rsidR="006116D7" w:rsidRPr="001E76B3" w:rsidDel="001E76B3" w:rsidRDefault="00D11233" w:rsidP="00D11233">
      <w:pPr>
        <w:pStyle w:val="Nagwek3"/>
        <w:shd w:val="clear" w:color="auto" w:fill="FFFFFF"/>
        <w:spacing w:before="0" w:after="0" w:line="240" w:lineRule="auto"/>
        <w:rPr>
          <w:del w:id="155" w:author="Paweł Woroniecki" w:date="2026-01-29T12:39:00Z" w16du:dateUtc="2026-01-29T11:39:00Z"/>
          <w:rFonts w:ascii="Arial" w:hAnsi="Arial" w:cs="Arial"/>
          <w:color w:val="212529"/>
          <w:sz w:val="22"/>
          <w:szCs w:val="22"/>
          <w:rPrChange w:id="156" w:author="Paweł Woroniecki" w:date="2026-01-29T12:39:00Z" w16du:dateUtc="2026-01-29T11:39:00Z">
            <w:rPr>
              <w:del w:id="157" w:author="Paweł Woroniecki" w:date="2026-01-29T12:39:00Z" w16du:dateUtc="2026-01-29T11:39:00Z"/>
              <w:rFonts w:ascii="Arial" w:hAnsi="Arial" w:cs="Arial"/>
              <w:color w:val="212529"/>
              <w:sz w:val="24"/>
              <w:szCs w:val="24"/>
            </w:rPr>
          </w:rPrChange>
        </w:rPr>
      </w:pPr>
      <w:del w:id="158" w:author="Paweł Woroniecki" w:date="2026-01-29T12:39:00Z" w16du:dateUtc="2026-01-29T11:39:00Z">
        <w:r w:rsidRPr="001E76B3" w:rsidDel="001E76B3">
          <w:rPr>
            <w:rFonts w:ascii="Arial" w:hAnsi="Arial" w:cs="Arial"/>
            <w:color w:val="212529"/>
            <w:sz w:val="22"/>
            <w:szCs w:val="22"/>
            <w:rPrChange w:id="159" w:author="Paweł Woroniecki" w:date="2026-01-29T12:39:00Z" w16du:dateUtc="2026-01-29T11:39:00Z">
              <w:rPr>
                <w:rFonts w:ascii="Arial" w:hAnsi="Arial" w:cs="Arial"/>
                <w:color w:val="212529"/>
                <w:sz w:val="24"/>
                <w:szCs w:val="24"/>
              </w:rPr>
            </w:rPrChange>
          </w:rPr>
          <w:delText>1. A</w:delText>
        </w:r>
        <w:r w:rsidR="006116D7" w:rsidRPr="001E76B3" w:rsidDel="001E76B3">
          <w:rPr>
            <w:rFonts w:ascii="Arial" w:hAnsi="Arial" w:cs="Arial"/>
            <w:color w:val="212529"/>
            <w:sz w:val="22"/>
            <w:szCs w:val="22"/>
            <w:rPrChange w:id="160" w:author="Paweł Woroniecki" w:date="2026-01-29T12:39:00Z" w16du:dateUtc="2026-01-29T11:39:00Z">
              <w:rPr>
                <w:rFonts w:ascii="Arial" w:hAnsi="Arial" w:cs="Arial"/>
                <w:color w:val="212529"/>
                <w:sz w:val="24"/>
                <w:szCs w:val="24"/>
              </w:rPr>
            </w:rPrChange>
          </w:rPr>
          <w:delText>dministrator –</w:delText>
        </w:r>
        <w:r w:rsidR="001103E8" w:rsidRPr="001E76B3" w:rsidDel="001E76B3">
          <w:rPr>
            <w:rFonts w:ascii="Arial" w:eastAsia="Times New Roman" w:hAnsi="Arial" w:cs="Arial"/>
            <w:color w:val="343434"/>
            <w:kern w:val="0"/>
            <w:sz w:val="22"/>
            <w:szCs w:val="22"/>
            <w:lang w:eastAsia="de-DE"/>
            <w14:ligatures w14:val="none"/>
            <w:rPrChange w:id="161" w:author="Paweł Woroniecki" w:date="2026-01-29T12:39:00Z" w16du:dateUtc="2026-01-29T11:39:00Z">
              <w:rPr>
                <w:rFonts w:ascii="Arial" w:eastAsia="Times New Roman" w:hAnsi="Arial" w:cs="Arial"/>
                <w:color w:val="343434"/>
                <w:kern w:val="0"/>
                <w:sz w:val="24"/>
                <w:szCs w:val="24"/>
                <w:lang w:eastAsia="de-DE"/>
                <w14:ligatures w14:val="none"/>
              </w:rPr>
            </w:rPrChange>
          </w:rPr>
          <w:delText xml:space="preserve"> Luxan Krawczyk Sonnenschutzsysteme GmbH mit Sitz </w:delText>
        </w:r>
        <w:r w:rsidR="0068405E" w:rsidRPr="001E76B3" w:rsidDel="001E76B3">
          <w:rPr>
            <w:rFonts w:ascii="Arial" w:eastAsia="Times New Roman" w:hAnsi="Arial" w:cs="Arial"/>
            <w:color w:val="343434"/>
            <w:kern w:val="0"/>
            <w:sz w:val="22"/>
            <w:szCs w:val="22"/>
            <w:lang w:eastAsia="de-DE"/>
            <w14:ligatures w14:val="none"/>
            <w:rPrChange w:id="162" w:author="Paweł Woroniecki" w:date="2026-01-29T12:39:00Z" w16du:dateUtc="2026-01-29T11:39:00Z">
              <w:rPr>
                <w:rFonts w:ascii="Arial" w:eastAsia="Times New Roman" w:hAnsi="Arial" w:cs="Arial"/>
                <w:color w:val="343434"/>
                <w:kern w:val="0"/>
                <w:sz w:val="24"/>
                <w:szCs w:val="24"/>
                <w:lang w:eastAsia="de-DE"/>
                <w14:ligatures w14:val="none"/>
              </w:rPr>
            </w:rPrChange>
          </w:rPr>
          <w:delText>in</w:delText>
        </w:r>
        <w:r w:rsidRPr="001E76B3" w:rsidDel="001E76B3">
          <w:rPr>
            <w:rFonts w:ascii="Arial" w:eastAsia="Times New Roman" w:hAnsi="Arial" w:cs="Arial"/>
            <w:color w:val="343434"/>
            <w:kern w:val="0"/>
            <w:sz w:val="22"/>
            <w:szCs w:val="22"/>
            <w:lang w:eastAsia="de-DE"/>
            <w14:ligatures w14:val="none"/>
            <w:rPrChange w:id="163" w:author="Paweł Woroniecki" w:date="2026-01-29T12:39:00Z" w16du:dateUtc="2026-01-29T11:39:00Z">
              <w:rPr>
                <w:rFonts w:ascii="Arial" w:eastAsia="Times New Roman" w:hAnsi="Arial" w:cs="Arial"/>
                <w:color w:val="343434"/>
                <w:kern w:val="0"/>
                <w:sz w:val="24"/>
                <w:szCs w:val="24"/>
                <w:lang w:eastAsia="de-DE"/>
                <w14:ligatures w14:val="none"/>
              </w:rPr>
            </w:rPrChange>
          </w:rPr>
          <w:delText xml:space="preserve"> </w:delText>
        </w:r>
        <w:r w:rsidR="0068405E" w:rsidRPr="001E76B3" w:rsidDel="001E76B3">
          <w:rPr>
            <w:rFonts w:ascii="Arial" w:eastAsia="Times New Roman" w:hAnsi="Arial" w:cs="Arial"/>
            <w:color w:val="343434"/>
            <w:kern w:val="0"/>
            <w:sz w:val="22"/>
            <w:szCs w:val="22"/>
            <w:lang w:eastAsia="de-DE"/>
            <w14:ligatures w14:val="none"/>
            <w:rPrChange w:id="164" w:author="Paweł Woroniecki" w:date="2026-01-29T12:39:00Z" w16du:dateUtc="2026-01-29T11:39:00Z">
              <w:rPr>
                <w:rFonts w:ascii="Arial" w:eastAsia="Times New Roman" w:hAnsi="Arial" w:cs="Arial"/>
                <w:color w:val="343434"/>
                <w:kern w:val="0"/>
                <w:sz w:val="24"/>
                <w:szCs w:val="24"/>
                <w:lang w:eastAsia="de-DE"/>
                <w14:ligatures w14:val="none"/>
              </w:rPr>
            </w:rPrChange>
          </w:rPr>
          <w:delText>13156 Berlin, Kreuzgraben 4, Deutschland</w:delText>
        </w:r>
        <w:r w:rsidR="006116D7" w:rsidRPr="001E76B3" w:rsidDel="001E76B3">
          <w:rPr>
            <w:rFonts w:ascii="Arial" w:hAnsi="Arial" w:cs="Arial"/>
            <w:color w:val="212529"/>
            <w:sz w:val="22"/>
            <w:szCs w:val="22"/>
            <w:rPrChange w:id="165" w:author="Paweł Woroniecki" w:date="2026-01-29T12:39:00Z" w16du:dateUtc="2026-01-29T11:39:00Z">
              <w:rPr>
                <w:rFonts w:ascii="Arial" w:hAnsi="Arial" w:cs="Arial"/>
                <w:color w:val="212529"/>
                <w:sz w:val="24"/>
                <w:szCs w:val="24"/>
              </w:rPr>
            </w:rPrChange>
          </w:rPr>
          <w:delText xml:space="preserve"> – Verkäufer der Waren und Administrator des B2B-Systems.</w:delText>
        </w:r>
      </w:del>
    </w:p>
    <w:p w14:paraId="1F06E3BD" w14:textId="7884A6AB" w:rsidR="00C02063" w:rsidRPr="001E76B3" w:rsidDel="001E76B3" w:rsidRDefault="00C02063" w:rsidP="006116D7">
      <w:pPr>
        <w:pStyle w:val="NormalnyWeb"/>
        <w:shd w:val="clear" w:color="auto" w:fill="FFFFFF"/>
        <w:spacing w:before="0" w:beforeAutospacing="0" w:after="0" w:afterAutospacing="0"/>
        <w:rPr>
          <w:del w:id="166" w:author="Paweł Woroniecki" w:date="2026-01-29T12:39:00Z" w16du:dateUtc="2026-01-29T11:39:00Z"/>
          <w:rFonts w:ascii="Arial" w:hAnsi="Arial" w:cs="Arial"/>
          <w:color w:val="212529"/>
          <w:sz w:val="22"/>
          <w:szCs w:val="22"/>
        </w:rPr>
      </w:pPr>
    </w:p>
    <w:p w14:paraId="1D458A86" w14:textId="3FE71A52" w:rsidR="006116D7" w:rsidRPr="001E76B3" w:rsidDel="001E76B3" w:rsidRDefault="006116D7" w:rsidP="006116D7">
      <w:pPr>
        <w:pStyle w:val="NormalnyWeb"/>
        <w:shd w:val="clear" w:color="auto" w:fill="FFFFFF"/>
        <w:spacing w:before="0" w:beforeAutospacing="0" w:after="0" w:afterAutospacing="0"/>
        <w:rPr>
          <w:del w:id="167" w:author="Paweł Woroniecki" w:date="2026-01-29T12:39:00Z" w16du:dateUtc="2026-01-29T11:39:00Z"/>
          <w:rFonts w:ascii="Arial" w:hAnsi="Arial" w:cs="Arial"/>
          <w:color w:val="212529"/>
          <w:sz w:val="22"/>
          <w:szCs w:val="22"/>
        </w:rPr>
      </w:pPr>
      <w:del w:id="168" w:author="Paweł Woroniecki" w:date="2026-01-29T12:39:00Z" w16du:dateUtc="2026-01-29T11:39:00Z">
        <w:r w:rsidRPr="001E76B3" w:rsidDel="001E76B3">
          <w:rPr>
            <w:rFonts w:ascii="Arial" w:hAnsi="Arial" w:cs="Arial"/>
            <w:color w:val="212529"/>
            <w:sz w:val="22"/>
            <w:szCs w:val="22"/>
          </w:rPr>
          <w:delText xml:space="preserve">2. Zustellung – die tatsächliche Zustellung der in der Bestellung angegebenen Waren an den Kunden oder den endgültigen Empfänger durch den Administrator. Die Lieferung erfolgt durch den </w:delText>
        </w:r>
      </w:del>
      <w:ins w:id="169" w:author="Luxan Krawczyk" w:date="2026-01-02T14:15:00Z" w16du:dateUtc="2026-01-02T13:15:00Z">
        <w:del w:id="170" w:author="Paweł Woroniecki" w:date="2026-01-29T12:39:00Z" w16du:dateUtc="2026-01-29T11:39:00Z">
          <w:r w:rsidR="009F020A" w:rsidRPr="001E76B3" w:rsidDel="001E76B3">
            <w:rPr>
              <w:rFonts w:ascii="Arial" w:hAnsi="Arial" w:cs="Arial"/>
              <w:color w:val="212529"/>
              <w:sz w:val="22"/>
              <w:szCs w:val="22"/>
            </w:rPr>
            <w:delText>Transpo</w:delText>
          </w:r>
        </w:del>
      </w:ins>
      <w:ins w:id="171" w:author="Luxan Krawczyk" w:date="2026-01-02T14:16:00Z" w16du:dateUtc="2026-01-02T13:16:00Z">
        <w:del w:id="172" w:author="Paweł Woroniecki" w:date="2026-01-29T12:39:00Z" w16du:dateUtc="2026-01-29T11:39:00Z">
          <w:r w:rsidR="009F020A" w:rsidRPr="001E76B3" w:rsidDel="001E76B3">
            <w:rPr>
              <w:rFonts w:ascii="Arial" w:hAnsi="Arial" w:cs="Arial"/>
              <w:color w:val="212529"/>
              <w:sz w:val="22"/>
              <w:szCs w:val="22"/>
            </w:rPr>
            <w:delText>rtdienstleister</w:delText>
          </w:r>
        </w:del>
      </w:ins>
      <w:del w:id="173" w:author="Paweł Woroniecki" w:date="2026-01-29T12:39:00Z" w16du:dateUtc="2026-01-29T11:39:00Z">
        <w:r w:rsidRPr="001E76B3" w:rsidDel="001E76B3">
          <w:rPr>
            <w:rFonts w:ascii="Arial" w:hAnsi="Arial" w:cs="Arial"/>
            <w:color w:val="212529"/>
            <w:sz w:val="22"/>
            <w:szCs w:val="22"/>
          </w:rPr>
          <w:delText>Lieferanten.</w:delText>
        </w:r>
      </w:del>
    </w:p>
    <w:p w14:paraId="42C40780" w14:textId="1FE99375" w:rsidR="008E486D" w:rsidRPr="001E76B3" w:rsidDel="001E76B3" w:rsidRDefault="008E486D" w:rsidP="006116D7">
      <w:pPr>
        <w:pStyle w:val="NormalnyWeb"/>
        <w:shd w:val="clear" w:color="auto" w:fill="FFFFFF"/>
        <w:spacing w:before="0" w:beforeAutospacing="0" w:after="0" w:afterAutospacing="0"/>
        <w:rPr>
          <w:del w:id="174" w:author="Paweł Woroniecki" w:date="2026-01-29T12:39:00Z" w16du:dateUtc="2026-01-29T11:39:00Z"/>
          <w:rFonts w:ascii="Arial" w:hAnsi="Arial" w:cs="Arial"/>
          <w:color w:val="212529"/>
          <w:sz w:val="22"/>
          <w:szCs w:val="22"/>
        </w:rPr>
      </w:pPr>
    </w:p>
    <w:p w14:paraId="0FE0092E" w14:textId="535622EB" w:rsidR="006116D7" w:rsidRPr="001E76B3" w:rsidDel="001E76B3" w:rsidRDefault="006116D7" w:rsidP="006116D7">
      <w:pPr>
        <w:pStyle w:val="NormalnyWeb"/>
        <w:shd w:val="clear" w:color="auto" w:fill="FFFFFF"/>
        <w:spacing w:before="0" w:beforeAutospacing="0" w:after="0" w:afterAutospacing="0"/>
        <w:rPr>
          <w:del w:id="175" w:author="Paweł Woroniecki" w:date="2026-01-29T12:39:00Z" w16du:dateUtc="2026-01-29T11:39:00Z"/>
          <w:rFonts w:ascii="Arial" w:hAnsi="Arial" w:cs="Arial"/>
          <w:color w:val="212529"/>
          <w:sz w:val="22"/>
          <w:szCs w:val="22"/>
        </w:rPr>
      </w:pPr>
      <w:del w:id="176" w:author="Paweł Woroniecki" w:date="2026-01-29T12:39:00Z" w16du:dateUtc="2026-01-29T11:39:00Z">
        <w:r w:rsidRPr="001E76B3" w:rsidDel="001E76B3">
          <w:rPr>
            <w:rFonts w:ascii="Arial" w:hAnsi="Arial" w:cs="Arial"/>
            <w:color w:val="212529"/>
            <w:sz w:val="22"/>
            <w:szCs w:val="22"/>
          </w:rPr>
          <w:delText xml:space="preserve">3. </w:delText>
        </w:r>
      </w:del>
      <w:ins w:id="177" w:author="Luxan Krawczyk" w:date="2026-01-02T14:16:00Z" w16du:dateUtc="2026-01-02T13:16:00Z">
        <w:del w:id="178" w:author="Paweł Woroniecki" w:date="2026-01-29T12:39:00Z" w16du:dateUtc="2026-01-29T11:39:00Z">
          <w:r w:rsidR="009F020A" w:rsidRPr="001E76B3" w:rsidDel="001E76B3">
            <w:rPr>
              <w:rFonts w:ascii="Arial" w:hAnsi="Arial" w:cs="Arial"/>
              <w:color w:val="212529"/>
              <w:sz w:val="22"/>
              <w:szCs w:val="22"/>
            </w:rPr>
            <w:delText>Transportdienstleister</w:delText>
          </w:r>
        </w:del>
      </w:ins>
      <w:del w:id="179" w:author="Paweł Woroniecki" w:date="2026-01-29T12:39:00Z" w16du:dateUtc="2026-01-29T11:39:00Z">
        <w:r w:rsidRPr="001E76B3" w:rsidDel="001E76B3">
          <w:rPr>
            <w:rFonts w:ascii="Arial" w:hAnsi="Arial" w:cs="Arial"/>
            <w:color w:val="212529"/>
            <w:sz w:val="22"/>
            <w:szCs w:val="22"/>
          </w:rPr>
          <w:delText>Lieferant – jede vom Administrator beauftragte Einrichtung, Waren an den Kunden zu liefern – einschließlich Kurierfirmen und Postfachbetreiber (Paketschließfächer).</w:delText>
        </w:r>
      </w:del>
    </w:p>
    <w:p w14:paraId="14F0030E" w14:textId="2A86703B" w:rsidR="008E486D" w:rsidRPr="001E76B3" w:rsidDel="001E76B3" w:rsidRDefault="008E486D" w:rsidP="006116D7">
      <w:pPr>
        <w:pStyle w:val="NormalnyWeb"/>
        <w:shd w:val="clear" w:color="auto" w:fill="FFFFFF"/>
        <w:spacing w:before="0" w:beforeAutospacing="0" w:after="0" w:afterAutospacing="0"/>
        <w:rPr>
          <w:del w:id="180" w:author="Paweł Woroniecki" w:date="2026-01-29T12:39:00Z" w16du:dateUtc="2026-01-29T11:39:00Z"/>
          <w:rFonts w:ascii="Arial" w:hAnsi="Arial" w:cs="Arial"/>
          <w:color w:val="212529"/>
          <w:sz w:val="22"/>
          <w:szCs w:val="22"/>
        </w:rPr>
      </w:pPr>
    </w:p>
    <w:p w14:paraId="5B7613F2" w14:textId="1AF17CD3" w:rsidR="00C43DC7" w:rsidRPr="001E76B3" w:rsidDel="001E76B3" w:rsidRDefault="006116D7" w:rsidP="006116D7">
      <w:pPr>
        <w:pStyle w:val="NormalnyWeb"/>
        <w:shd w:val="clear" w:color="auto" w:fill="FFFFFF"/>
        <w:spacing w:before="0" w:beforeAutospacing="0" w:after="0" w:afterAutospacing="0"/>
        <w:rPr>
          <w:del w:id="181" w:author="Paweł Woroniecki" w:date="2026-01-29T12:39:00Z" w16du:dateUtc="2026-01-29T11:39:00Z"/>
          <w:rFonts w:ascii="Arial" w:hAnsi="Arial" w:cs="Arial"/>
          <w:color w:val="212529"/>
          <w:sz w:val="22"/>
          <w:szCs w:val="22"/>
        </w:rPr>
      </w:pPr>
      <w:del w:id="182" w:author="Paweł Woroniecki" w:date="2026-01-29T12:39:00Z" w16du:dateUtc="2026-01-29T11:39:00Z">
        <w:r w:rsidRPr="001E76B3" w:rsidDel="001E76B3">
          <w:rPr>
            <w:rFonts w:ascii="Arial" w:hAnsi="Arial" w:cs="Arial"/>
            <w:color w:val="212529"/>
            <w:sz w:val="22"/>
            <w:szCs w:val="22"/>
          </w:rPr>
          <w:delText xml:space="preserve">4. Kunde – eine </w:delText>
        </w:r>
      </w:del>
      <w:ins w:id="183" w:author="Luxan Krawczyk" w:date="2026-01-02T14:17:00Z" w16du:dateUtc="2026-01-02T13:17:00Z">
        <w:del w:id="184" w:author="Paweł Woroniecki" w:date="2026-01-29T12:39:00Z" w16du:dateUtc="2026-01-29T11:39:00Z">
          <w:r w:rsidR="009F020A" w:rsidRPr="001E76B3" w:rsidDel="001E76B3">
            <w:rPr>
              <w:rFonts w:ascii="Arial" w:hAnsi="Arial" w:cs="Arial"/>
              <w:color w:val="212529"/>
              <w:sz w:val="22"/>
              <w:szCs w:val="22"/>
            </w:rPr>
            <w:delText>Organisation</w:delText>
          </w:r>
        </w:del>
      </w:ins>
      <w:del w:id="185" w:author="Paweł Woroniecki" w:date="2026-01-29T12:39:00Z" w16du:dateUtc="2026-01-29T11:39:00Z">
        <w:r w:rsidRPr="001E76B3" w:rsidDel="001E76B3">
          <w:rPr>
            <w:rFonts w:ascii="Arial" w:hAnsi="Arial" w:cs="Arial"/>
            <w:color w:val="212529"/>
            <w:sz w:val="22"/>
            <w:szCs w:val="22"/>
          </w:rPr>
          <w:delText>Einrichtung, der vom Administrator die Möglichkeit erteilt wurde, Bestellungen für Waren aufzugeben, und für die der Administrator weitere elektronisch erbrachte Dienstleistungen erbringt. Nur ein Unternehme</w:delText>
        </w:r>
        <w:r w:rsidR="00C43DC7" w:rsidRPr="001E76B3" w:rsidDel="001E76B3">
          <w:rPr>
            <w:rFonts w:ascii="Arial" w:hAnsi="Arial" w:cs="Arial"/>
            <w:color w:val="212529"/>
            <w:sz w:val="22"/>
            <w:szCs w:val="22"/>
          </w:rPr>
          <w:delText>n</w:delText>
        </w:r>
        <w:r w:rsidRPr="001E76B3" w:rsidDel="001E76B3">
          <w:rPr>
            <w:rFonts w:ascii="Arial" w:hAnsi="Arial" w:cs="Arial"/>
            <w:color w:val="212529"/>
            <w:sz w:val="22"/>
            <w:szCs w:val="22"/>
          </w:rPr>
          <w:delText xml:space="preserve"> oder ein Einzelunternehmer, der Aktivitäten direkt mit seiner Geschäftstätigkeit ausübt, kann ein Kunde sein. </w:delText>
        </w:r>
      </w:del>
    </w:p>
    <w:p w14:paraId="70CB9D9C" w14:textId="3D4E7C53" w:rsidR="00C43DC7" w:rsidRPr="001E76B3" w:rsidDel="001E76B3" w:rsidRDefault="00C43DC7" w:rsidP="006116D7">
      <w:pPr>
        <w:pStyle w:val="NormalnyWeb"/>
        <w:shd w:val="clear" w:color="auto" w:fill="FFFFFF"/>
        <w:spacing w:before="0" w:beforeAutospacing="0" w:after="0" w:afterAutospacing="0"/>
        <w:rPr>
          <w:del w:id="186" w:author="Paweł Woroniecki" w:date="2026-01-29T12:39:00Z" w16du:dateUtc="2026-01-29T11:39:00Z"/>
          <w:rFonts w:ascii="Arial" w:hAnsi="Arial" w:cs="Arial"/>
          <w:color w:val="212529"/>
          <w:sz w:val="22"/>
          <w:szCs w:val="22"/>
        </w:rPr>
      </w:pPr>
    </w:p>
    <w:p w14:paraId="20CCDCAA" w14:textId="4C5283B9" w:rsidR="006116D7" w:rsidRPr="001E76B3" w:rsidDel="001E76B3" w:rsidRDefault="006116D7" w:rsidP="006116D7">
      <w:pPr>
        <w:pStyle w:val="NormalnyWeb"/>
        <w:shd w:val="clear" w:color="auto" w:fill="FFFFFF"/>
        <w:spacing w:before="0" w:beforeAutospacing="0" w:after="0" w:afterAutospacing="0"/>
        <w:rPr>
          <w:del w:id="187" w:author="Paweł Woroniecki" w:date="2026-01-29T12:39:00Z" w16du:dateUtc="2026-01-29T11:39:00Z"/>
          <w:rFonts w:ascii="Arial" w:hAnsi="Arial" w:cs="Arial"/>
          <w:color w:val="212529"/>
          <w:sz w:val="22"/>
          <w:szCs w:val="22"/>
        </w:rPr>
      </w:pPr>
      <w:del w:id="188" w:author="Paweł Woroniecki" w:date="2026-01-29T12:39:00Z" w16du:dateUtc="2026-01-29T11:39:00Z">
        <w:r w:rsidRPr="001E76B3" w:rsidDel="001E76B3">
          <w:rPr>
            <w:rFonts w:ascii="Arial" w:hAnsi="Arial" w:cs="Arial"/>
            <w:color w:val="212529"/>
            <w:sz w:val="22"/>
            <w:szCs w:val="22"/>
          </w:rPr>
          <w:delText>5. Kundenkonto – ein personalisiertes Kundenkonto, das vom Administrator erstellt wird und es dem Kunden ermöglicht, Bestellungen für im B2B-System angebotene Waren aufzugeben und die Funktionen dieses Systems zu nutzen.</w:delText>
        </w:r>
      </w:del>
    </w:p>
    <w:p w14:paraId="67CFF814" w14:textId="14941BF6" w:rsidR="003D7470" w:rsidRPr="001E76B3" w:rsidDel="001E76B3" w:rsidRDefault="003D7470" w:rsidP="006116D7">
      <w:pPr>
        <w:pStyle w:val="NormalnyWeb"/>
        <w:shd w:val="clear" w:color="auto" w:fill="FFFFFF"/>
        <w:spacing w:before="0" w:beforeAutospacing="0" w:after="0" w:afterAutospacing="0"/>
        <w:rPr>
          <w:del w:id="189" w:author="Paweł Woroniecki" w:date="2026-01-29T12:39:00Z" w16du:dateUtc="2026-01-29T11:39:00Z"/>
          <w:rFonts w:ascii="Arial" w:hAnsi="Arial" w:cs="Arial"/>
          <w:color w:val="212529"/>
          <w:sz w:val="22"/>
          <w:szCs w:val="22"/>
        </w:rPr>
      </w:pPr>
    </w:p>
    <w:p w14:paraId="6E3A2D03" w14:textId="172B9298" w:rsidR="006116D7" w:rsidRPr="001E76B3" w:rsidDel="001E76B3" w:rsidRDefault="006116D7" w:rsidP="006116D7">
      <w:pPr>
        <w:pStyle w:val="NormalnyWeb"/>
        <w:shd w:val="clear" w:color="auto" w:fill="FFFFFF"/>
        <w:spacing w:before="0" w:beforeAutospacing="0" w:after="0" w:afterAutospacing="0"/>
        <w:rPr>
          <w:del w:id="190" w:author="Paweł Woroniecki" w:date="2026-01-29T12:39:00Z" w16du:dateUtc="2026-01-29T11:39:00Z"/>
          <w:rFonts w:ascii="Arial" w:hAnsi="Arial" w:cs="Arial"/>
          <w:color w:val="212529"/>
          <w:sz w:val="22"/>
          <w:szCs w:val="22"/>
        </w:rPr>
      </w:pPr>
      <w:del w:id="191" w:author="Paweł Woroniecki" w:date="2026-01-29T12:39:00Z" w16du:dateUtc="2026-01-29T11:39:00Z">
        <w:r w:rsidRPr="001E76B3" w:rsidDel="001E76B3">
          <w:rPr>
            <w:rFonts w:ascii="Arial" w:hAnsi="Arial" w:cs="Arial"/>
            <w:color w:val="212529"/>
            <w:sz w:val="22"/>
            <w:szCs w:val="22"/>
          </w:rPr>
          <w:delText>6. Unternehme</w:delText>
        </w:r>
        <w:r w:rsidR="001871FB" w:rsidRPr="001E76B3" w:rsidDel="001E76B3">
          <w:rPr>
            <w:rFonts w:ascii="Arial" w:hAnsi="Arial" w:cs="Arial"/>
            <w:color w:val="212529"/>
            <w:sz w:val="22"/>
            <w:szCs w:val="22"/>
          </w:rPr>
          <w:delText>r</w:delText>
        </w:r>
        <w:r w:rsidRPr="001E76B3" w:rsidDel="001E76B3">
          <w:rPr>
            <w:rFonts w:ascii="Arial" w:hAnsi="Arial" w:cs="Arial"/>
            <w:color w:val="212529"/>
            <w:sz w:val="22"/>
            <w:szCs w:val="22"/>
          </w:rPr>
          <w:delText xml:space="preserve"> – eine natürliche Person, juristische Person oder Organisationseinheit ohne Rechtspersönlichkeit, de</w:delText>
        </w:r>
        <w:r w:rsidR="001871FB" w:rsidRPr="001E76B3" w:rsidDel="001E76B3">
          <w:rPr>
            <w:rFonts w:ascii="Arial" w:hAnsi="Arial" w:cs="Arial"/>
            <w:color w:val="212529"/>
            <w:sz w:val="22"/>
            <w:szCs w:val="22"/>
          </w:rPr>
          <w:delText>m</w:delText>
        </w:r>
        <w:r w:rsidRPr="001E76B3" w:rsidDel="001E76B3">
          <w:rPr>
            <w:rFonts w:ascii="Arial" w:hAnsi="Arial" w:cs="Arial"/>
            <w:color w:val="212529"/>
            <w:sz w:val="22"/>
            <w:szCs w:val="22"/>
          </w:rPr>
          <w:delText xml:space="preserve"> das Gesetz die Rechtsfähigkeit verleiht und die im eigenen Namen geschäftlich tätig ist.</w:delText>
        </w:r>
      </w:del>
    </w:p>
    <w:p w14:paraId="17514448" w14:textId="7DA3A01D" w:rsidR="003D7470" w:rsidRPr="001E76B3" w:rsidDel="001E76B3" w:rsidRDefault="003D7470" w:rsidP="006116D7">
      <w:pPr>
        <w:pStyle w:val="NormalnyWeb"/>
        <w:shd w:val="clear" w:color="auto" w:fill="FFFFFF"/>
        <w:spacing w:before="0" w:beforeAutospacing="0" w:after="0" w:afterAutospacing="0"/>
        <w:rPr>
          <w:del w:id="192" w:author="Paweł Woroniecki" w:date="2026-01-29T12:39:00Z" w16du:dateUtc="2026-01-29T11:39:00Z"/>
          <w:rFonts w:ascii="Arial" w:hAnsi="Arial" w:cs="Arial"/>
          <w:color w:val="212529"/>
          <w:sz w:val="22"/>
          <w:szCs w:val="22"/>
        </w:rPr>
      </w:pPr>
    </w:p>
    <w:p w14:paraId="48DDC254" w14:textId="57A88A9D" w:rsidR="006116D7" w:rsidRPr="001E76B3" w:rsidDel="001E76B3" w:rsidRDefault="006116D7" w:rsidP="006116D7">
      <w:pPr>
        <w:pStyle w:val="NormalnyWeb"/>
        <w:shd w:val="clear" w:color="auto" w:fill="FFFFFF"/>
        <w:spacing w:before="0" w:beforeAutospacing="0" w:after="0" w:afterAutospacing="0"/>
        <w:rPr>
          <w:del w:id="193" w:author="Paweł Woroniecki" w:date="2026-01-29T12:39:00Z" w16du:dateUtc="2026-01-29T11:39:00Z"/>
          <w:rFonts w:ascii="Arial" w:hAnsi="Arial" w:cs="Arial"/>
          <w:color w:val="212529"/>
          <w:sz w:val="22"/>
          <w:szCs w:val="22"/>
        </w:rPr>
      </w:pPr>
      <w:del w:id="194" w:author="Paweł Woroniecki" w:date="2026-01-29T12:39:00Z" w16du:dateUtc="2026-01-29T11:39:00Z">
        <w:r w:rsidRPr="001E76B3" w:rsidDel="001E76B3">
          <w:rPr>
            <w:rFonts w:ascii="Arial" w:hAnsi="Arial" w:cs="Arial"/>
            <w:color w:val="212529"/>
            <w:sz w:val="22"/>
            <w:szCs w:val="22"/>
          </w:rPr>
          <w:delText>7. Geschäftsbedingungen – Bedingungen, die ausschließlich die Regeln für die Nutzung des B2B-Bestellsystems definieren, legen keine Bedingungen für den Abschluss und die Umsetzung von Kaufverträgen fest, die durch ein separates Dokument geregelt werden.</w:delText>
        </w:r>
      </w:del>
    </w:p>
    <w:p w14:paraId="2E429DE9" w14:textId="77DA8D49" w:rsidR="00111123" w:rsidRPr="001E76B3" w:rsidDel="001E76B3" w:rsidRDefault="00111123" w:rsidP="006116D7">
      <w:pPr>
        <w:pStyle w:val="NormalnyWeb"/>
        <w:shd w:val="clear" w:color="auto" w:fill="FFFFFF"/>
        <w:spacing w:before="0" w:beforeAutospacing="0" w:after="0" w:afterAutospacing="0"/>
        <w:rPr>
          <w:del w:id="195" w:author="Paweł Woroniecki" w:date="2026-01-29T12:39:00Z" w16du:dateUtc="2026-01-29T11:39:00Z"/>
          <w:rFonts w:ascii="Arial" w:hAnsi="Arial" w:cs="Arial"/>
          <w:color w:val="212529"/>
          <w:sz w:val="22"/>
          <w:szCs w:val="22"/>
        </w:rPr>
      </w:pPr>
    </w:p>
    <w:p w14:paraId="7E74DC44" w14:textId="28602DA1" w:rsidR="006116D7" w:rsidRPr="001E76B3" w:rsidDel="001E76B3" w:rsidRDefault="006116D7" w:rsidP="006116D7">
      <w:pPr>
        <w:pStyle w:val="NormalnyWeb"/>
        <w:shd w:val="clear" w:color="auto" w:fill="FFFFFF"/>
        <w:spacing w:before="0" w:beforeAutospacing="0" w:after="0" w:afterAutospacing="0"/>
        <w:rPr>
          <w:del w:id="196" w:author="Paweł Woroniecki" w:date="2026-01-29T12:39:00Z" w16du:dateUtc="2026-01-29T11:39:00Z"/>
          <w:rFonts w:ascii="Arial" w:hAnsi="Arial" w:cs="Arial"/>
          <w:color w:val="212529"/>
          <w:sz w:val="22"/>
          <w:szCs w:val="22"/>
        </w:rPr>
      </w:pPr>
      <w:del w:id="197" w:author="Paweł Woroniecki" w:date="2026-01-29T12:39:00Z" w16du:dateUtc="2026-01-29T11:39:00Z">
        <w:r w:rsidRPr="001E76B3" w:rsidDel="001E76B3">
          <w:rPr>
            <w:rFonts w:ascii="Arial" w:hAnsi="Arial" w:cs="Arial"/>
            <w:color w:val="212529"/>
            <w:sz w:val="22"/>
            <w:szCs w:val="22"/>
          </w:rPr>
          <w:delText>8. B2B-Bestellsystem oder B2B-System – eine Sammlung von Websites, die innerhalb der e-orders.eu-Domäne betrieben werden, über die der Administrator elektronisch erbrachte Leistungen erbringt und dem Kunden ermöglicht, Waren unter den in den Geschäftsbedingungen festgelegten Bedingungen zu bestellen.</w:delText>
        </w:r>
      </w:del>
    </w:p>
    <w:p w14:paraId="35C21FFA" w14:textId="0CC33609" w:rsidR="00111123" w:rsidRPr="001E76B3" w:rsidDel="001E76B3" w:rsidRDefault="00111123" w:rsidP="006116D7">
      <w:pPr>
        <w:pStyle w:val="NormalnyWeb"/>
        <w:shd w:val="clear" w:color="auto" w:fill="FFFFFF"/>
        <w:spacing w:before="0" w:beforeAutospacing="0" w:after="0" w:afterAutospacing="0"/>
        <w:rPr>
          <w:del w:id="198" w:author="Paweł Woroniecki" w:date="2026-01-29T12:39:00Z" w16du:dateUtc="2026-01-29T11:39:00Z"/>
          <w:rFonts w:ascii="Arial" w:hAnsi="Arial" w:cs="Arial"/>
          <w:color w:val="212529"/>
          <w:sz w:val="22"/>
          <w:szCs w:val="22"/>
        </w:rPr>
      </w:pPr>
    </w:p>
    <w:p w14:paraId="666CBC5F" w14:textId="77293112" w:rsidR="0048152A" w:rsidRPr="001E76B3" w:rsidDel="001E76B3" w:rsidRDefault="006116D7" w:rsidP="006116D7">
      <w:pPr>
        <w:pStyle w:val="NormalnyWeb"/>
        <w:shd w:val="clear" w:color="auto" w:fill="FFFFFF"/>
        <w:spacing w:before="0" w:beforeAutospacing="0" w:after="0" w:afterAutospacing="0"/>
        <w:rPr>
          <w:del w:id="199" w:author="Paweł Woroniecki" w:date="2026-01-29T12:39:00Z" w16du:dateUtc="2026-01-29T11:39:00Z"/>
          <w:rFonts w:ascii="Arial" w:hAnsi="Arial" w:cs="Arial"/>
          <w:color w:val="212529"/>
          <w:sz w:val="22"/>
          <w:szCs w:val="22"/>
        </w:rPr>
      </w:pPr>
      <w:del w:id="200" w:author="Paweł Woroniecki" w:date="2026-01-29T12:39:00Z" w16du:dateUtc="2026-01-29T11:39:00Z">
        <w:r w:rsidRPr="001E76B3" w:rsidDel="001E76B3">
          <w:rPr>
            <w:rFonts w:ascii="Arial" w:hAnsi="Arial" w:cs="Arial"/>
            <w:color w:val="212529"/>
            <w:sz w:val="22"/>
            <w:szCs w:val="22"/>
          </w:rPr>
          <w:delText xml:space="preserve">9. Waren – ein Produkt, das vom Administrator </w:delText>
        </w:r>
        <w:r w:rsidR="0048152A" w:rsidRPr="001E76B3" w:rsidDel="001E76B3">
          <w:rPr>
            <w:rFonts w:ascii="Arial" w:hAnsi="Arial" w:cs="Arial"/>
            <w:color w:val="212529"/>
            <w:sz w:val="22"/>
            <w:szCs w:val="22"/>
          </w:rPr>
          <w:delText xml:space="preserve">den </w:delText>
        </w:r>
        <w:r w:rsidRPr="001E76B3" w:rsidDel="001E76B3">
          <w:rPr>
            <w:rFonts w:ascii="Arial" w:hAnsi="Arial" w:cs="Arial"/>
            <w:color w:val="212529"/>
            <w:sz w:val="22"/>
            <w:szCs w:val="22"/>
          </w:rPr>
          <w:delText xml:space="preserve">Kunden zum Verkauf im B2B-System angeboten wird. </w:delText>
        </w:r>
      </w:del>
    </w:p>
    <w:p w14:paraId="71215FA7" w14:textId="024C793A" w:rsidR="0048152A" w:rsidRPr="001E76B3" w:rsidDel="001E76B3" w:rsidRDefault="0048152A" w:rsidP="006116D7">
      <w:pPr>
        <w:pStyle w:val="NormalnyWeb"/>
        <w:shd w:val="clear" w:color="auto" w:fill="FFFFFF"/>
        <w:spacing w:before="0" w:beforeAutospacing="0" w:after="0" w:afterAutospacing="0"/>
        <w:rPr>
          <w:del w:id="201" w:author="Paweł Woroniecki" w:date="2026-01-29T12:39:00Z" w16du:dateUtc="2026-01-29T11:39:00Z"/>
          <w:rFonts w:ascii="Arial" w:hAnsi="Arial" w:cs="Arial"/>
          <w:color w:val="212529"/>
          <w:sz w:val="22"/>
          <w:szCs w:val="22"/>
        </w:rPr>
      </w:pPr>
    </w:p>
    <w:p w14:paraId="64330F0B" w14:textId="29082292" w:rsidR="006116D7" w:rsidRPr="001E76B3" w:rsidDel="001E76B3" w:rsidRDefault="006116D7" w:rsidP="006116D7">
      <w:pPr>
        <w:pStyle w:val="NormalnyWeb"/>
        <w:shd w:val="clear" w:color="auto" w:fill="FFFFFF"/>
        <w:spacing w:before="0" w:beforeAutospacing="0" w:after="0" w:afterAutospacing="0"/>
        <w:rPr>
          <w:del w:id="202" w:author="Paweł Woroniecki" w:date="2026-01-29T12:39:00Z" w16du:dateUtc="2026-01-29T11:39:00Z"/>
          <w:rFonts w:ascii="Arial" w:hAnsi="Arial" w:cs="Arial"/>
          <w:color w:val="212529"/>
          <w:sz w:val="22"/>
          <w:szCs w:val="22"/>
        </w:rPr>
      </w:pPr>
      <w:del w:id="203" w:author="Paweł Woroniecki" w:date="2026-01-29T12:39:00Z" w16du:dateUtc="2026-01-29T11:39:00Z">
        <w:r w:rsidRPr="001E76B3" w:rsidDel="001E76B3">
          <w:rPr>
            <w:rFonts w:ascii="Arial" w:hAnsi="Arial" w:cs="Arial"/>
            <w:color w:val="212529"/>
            <w:sz w:val="22"/>
            <w:szCs w:val="22"/>
          </w:rPr>
          <w:delText>10. Elektronisch erbrachte Dienstleistungen – umfassen die Pflege eines individuellen Kundenkontos durch den Administrator, die Durchführung von Aktivitäten direkt mit dem Kunden, die zur Bestellung durch den Kunden führen, und, falls zutreffend, die Angabe des Lieferorts.</w:delText>
        </w:r>
      </w:del>
    </w:p>
    <w:p w14:paraId="66D466BF" w14:textId="3822FFAD" w:rsidR="00986BCF" w:rsidRPr="001E76B3" w:rsidDel="001E76B3" w:rsidRDefault="00986BCF" w:rsidP="006116D7">
      <w:pPr>
        <w:pStyle w:val="NormalnyWeb"/>
        <w:shd w:val="clear" w:color="auto" w:fill="FFFFFF"/>
        <w:spacing w:before="0" w:beforeAutospacing="0" w:after="0" w:afterAutospacing="0"/>
        <w:rPr>
          <w:del w:id="204" w:author="Paweł Woroniecki" w:date="2026-01-29T12:39:00Z" w16du:dateUtc="2026-01-29T11:39:00Z"/>
          <w:rFonts w:ascii="Arial" w:hAnsi="Arial" w:cs="Arial"/>
          <w:color w:val="212529"/>
          <w:sz w:val="22"/>
          <w:szCs w:val="22"/>
        </w:rPr>
      </w:pPr>
    </w:p>
    <w:p w14:paraId="15D4FA08" w14:textId="074DD63D" w:rsidR="006116D7" w:rsidRPr="001E76B3" w:rsidDel="001E76B3" w:rsidRDefault="006116D7" w:rsidP="006116D7">
      <w:pPr>
        <w:pStyle w:val="NormalnyWeb"/>
        <w:shd w:val="clear" w:color="auto" w:fill="FFFFFF"/>
        <w:spacing w:before="0" w:beforeAutospacing="0" w:after="0" w:afterAutospacing="0"/>
        <w:rPr>
          <w:del w:id="205" w:author="Paweł Woroniecki" w:date="2026-01-29T12:39:00Z" w16du:dateUtc="2026-01-29T11:39:00Z"/>
          <w:rFonts w:ascii="Arial" w:hAnsi="Arial" w:cs="Arial"/>
          <w:color w:val="212529"/>
          <w:sz w:val="22"/>
          <w:szCs w:val="22"/>
        </w:rPr>
      </w:pPr>
      <w:del w:id="206" w:author="Paweł Woroniecki" w:date="2026-01-29T12:39:00Z" w16du:dateUtc="2026-01-29T11:39:00Z">
        <w:r w:rsidRPr="001E76B3" w:rsidDel="001E76B3">
          <w:rPr>
            <w:rFonts w:ascii="Arial" w:hAnsi="Arial" w:cs="Arial"/>
            <w:color w:val="212529"/>
            <w:sz w:val="22"/>
            <w:szCs w:val="22"/>
          </w:rPr>
          <w:delText xml:space="preserve">11. Bestellung – Eingabe </w:delText>
        </w:r>
        <w:r w:rsidR="00DB7047" w:rsidRPr="001E76B3" w:rsidDel="001E76B3">
          <w:rPr>
            <w:rFonts w:ascii="Arial" w:hAnsi="Arial" w:cs="Arial"/>
            <w:color w:val="212529"/>
            <w:sz w:val="22"/>
            <w:szCs w:val="22"/>
          </w:rPr>
          <w:delText>von Daten in</w:delText>
        </w:r>
        <w:r w:rsidR="003E4513" w:rsidRPr="001E76B3" w:rsidDel="001E76B3">
          <w:rPr>
            <w:rFonts w:ascii="Arial" w:hAnsi="Arial" w:cs="Arial"/>
            <w:color w:val="212529"/>
            <w:sz w:val="22"/>
            <w:szCs w:val="22"/>
          </w:rPr>
          <w:delText xml:space="preserve"> </w:delText>
        </w:r>
        <w:r w:rsidR="00DB7047" w:rsidRPr="001E76B3" w:rsidDel="001E76B3">
          <w:rPr>
            <w:rFonts w:ascii="Arial" w:hAnsi="Arial" w:cs="Arial"/>
            <w:color w:val="212529"/>
            <w:sz w:val="22"/>
            <w:szCs w:val="22"/>
          </w:rPr>
          <w:delText>das B2B-System</w:delText>
        </w:r>
        <w:r w:rsidRPr="001E76B3" w:rsidDel="001E76B3">
          <w:rPr>
            <w:rFonts w:ascii="Arial" w:hAnsi="Arial" w:cs="Arial"/>
            <w:color w:val="212529"/>
            <w:sz w:val="22"/>
            <w:szCs w:val="22"/>
          </w:rPr>
          <w:delText xml:space="preserve">den </w:delText>
        </w:r>
        <w:r w:rsidR="003E4513" w:rsidRPr="001E76B3" w:rsidDel="001E76B3">
          <w:rPr>
            <w:rFonts w:ascii="Arial" w:hAnsi="Arial" w:cs="Arial"/>
            <w:color w:val="212529"/>
            <w:sz w:val="22"/>
            <w:szCs w:val="22"/>
          </w:rPr>
          <w:delText>durch den Kunden</w:delText>
        </w:r>
        <w:r w:rsidRPr="001E76B3" w:rsidDel="001E76B3">
          <w:rPr>
            <w:rFonts w:ascii="Arial" w:hAnsi="Arial" w:cs="Arial"/>
            <w:color w:val="212529"/>
            <w:sz w:val="22"/>
            <w:szCs w:val="22"/>
          </w:rPr>
          <w:delText xml:space="preserve"> zur Auswahl der Waren nach den </w:delText>
        </w:r>
      </w:del>
      <w:ins w:id="207" w:author="Tim Tovornik Luxan DE" w:date="2026-01-07T16:44:00Z" w16du:dateUtc="2026-01-07T15:44:00Z">
        <w:del w:id="208" w:author="Paweł Woroniecki" w:date="2026-01-29T12:39:00Z" w16du:dateUtc="2026-01-29T11:39:00Z">
          <w:r w:rsidR="00B34F3B" w:rsidRPr="001E76B3" w:rsidDel="001E76B3">
            <w:rPr>
              <w:rFonts w:ascii="Arial" w:hAnsi="Arial" w:cs="Arial"/>
              <w:color w:val="212529"/>
              <w:sz w:val="22"/>
              <w:szCs w:val="22"/>
            </w:rPr>
            <w:delText>Eigenschaften</w:delText>
          </w:r>
        </w:del>
      </w:ins>
      <w:del w:id="209" w:author="Paweł Woroniecki" w:date="2026-01-29T12:39:00Z" w16du:dateUtc="2026-01-29T11:39:00Z">
        <w:r w:rsidRPr="001E76B3" w:rsidDel="001E76B3">
          <w:rPr>
            <w:rFonts w:ascii="Arial" w:hAnsi="Arial" w:cs="Arial"/>
            <w:color w:val="212529"/>
            <w:sz w:val="22"/>
            <w:szCs w:val="22"/>
          </w:rPr>
          <w:delText>Kriterien und Parametern des Kunden sowie die Möglichkeit, Daten zum Lieferort und zum Endempfänger der Ware einzugeben, was das Angebot des Kunden zum Kauf darstellt.</w:delText>
        </w:r>
      </w:del>
    </w:p>
    <w:p w14:paraId="6B4C138F" w14:textId="50208946" w:rsidR="00E00A33" w:rsidRPr="001E76B3" w:rsidDel="001E76B3" w:rsidRDefault="00E00A33" w:rsidP="006116D7">
      <w:pPr>
        <w:pStyle w:val="NormalnyWeb"/>
        <w:shd w:val="clear" w:color="auto" w:fill="FFFFFF"/>
        <w:spacing w:before="0" w:beforeAutospacing="0" w:after="0" w:afterAutospacing="0"/>
        <w:rPr>
          <w:del w:id="210" w:author="Paweł Woroniecki" w:date="2026-01-29T12:39:00Z" w16du:dateUtc="2026-01-29T11:39:00Z"/>
          <w:rFonts w:ascii="Arial" w:hAnsi="Arial" w:cs="Arial"/>
          <w:color w:val="212529"/>
          <w:sz w:val="22"/>
          <w:szCs w:val="22"/>
        </w:rPr>
      </w:pPr>
    </w:p>
    <w:p w14:paraId="08601D20" w14:textId="0B3F153B" w:rsidR="00CF5FF1" w:rsidRPr="001E76B3" w:rsidDel="001E76B3" w:rsidRDefault="00CF5FF1" w:rsidP="006116D7">
      <w:pPr>
        <w:pStyle w:val="NormalnyWeb"/>
        <w:shd w:val="clear" w:color="auto" w:fill="FFFFFF"/>
        <w:spacing w:before="0" w:beforeAutospacing="0" w:after="0" w:afterAutospacing="0"/>
        <w:rPr>
          <w:del w:id="211" w:author="Paweł Woroniecki" w:date="2026-01-29T12:39:00Z" w16du:dateUtc="2026-01-29T11:39:00Z"/>
          <w:rFonts w:ascii="Arial" w:hAnsi="Arial" w:cs="Arial"/>
          <w:color w:val="212529"/>
          <w:sz w:val="22"/>
          <w:szCs w:val="22"/>
        </w:rPr>
      </w:pPr>
    </w:p>
    <w:p w14:paraId="2688C100" w14:textId="674B1158" w:rsidR="006116D7" w:rsidRPr="001E76B3" w:rsidDel="001E76B3" w:rsidRDefault="006116D7" w:rsidP="00E00A33">
      <w:pPr>
        <w:pStyle w:val="NormalnyWeb"/>
        <w:shd w:val="clear" w:color="auto" w:fill="FFFFFF"/>
        <w:spacing w:before="0" w:beforeAutospacing="0" w:after="0" w:afterAutospacing="0"/>
        <w:jc w:val="center"/>
        <w:rPr>
          <w:del w:id="212" w:author="Paweł Woroniecki" w:date="2026-01-29T12:39:00Z" w16du:dateUtc="2026-01-29T11:39:00Z"/>
          <w:rFonts w:ascii="Arial" w:hAnsi="Arial" w:cs="Arial"/>
          <w:i/>
          <w:iCs/>
          <w:color w:val="212529"/>
          <w:sz w:val="22"/>
          <w:szCs w:val="22"/>
        </w:rPr>
      </w:pPr>
      <w:del w:id="213" w:author="Paweł Woroniecki" w:date="2026-01-29T12:39:00Z" w16du:dateUtc="2026-01-29T11:39:00Z">
        <w:r w:rsidRPr="001E76B3" w:rsidDel="001E76B3">
          <w:rPr>
            <w:rFonts w:ascii="Arial" w:hAnsi="Arial" w:cs="Arial"/>
            <w:i/>
            <w:iCs/>
            <w:color w:val="212529"/>
            <w:sz w:val="22"/>
            <w:szCs w:val="22"/>
          </w:rPr>
          <w:delText>§</w:delText>
        </w:r>
        <w:r w:rsidR="00A52914" w:rsidRPr="001E76B3" w:rsidDel="001E76B3">
          <w:rPr>
            <w:rFonts w:ascii="Arial" w:hAnsi="Arial" w:cs="Arial"/>
            <w:i/>
            <w:iCs/>
            <w:color w:val="212529"/>
            <w:sz w:val="22"/>
            <w:szCs w:val="22"/>
          </w:rPr>
          <w:delText xml:space="preserve"> </w:delText>
        </w:r>
        <w:r w:rsidRPr="001E76B3" w:rsidDel="001E76B3">
          <w:rPr>
            <w:rFonts w:ascii="Arial" w:hAnsi="Arial" w:cs="Arial"/>
            <w:i/>
            <w:iCs/>
            <w:color w:val="212529"/>
            <w:sz w:val="22"/>
            <w:szCs w:val="22"/>
          </w:rPr>
          <w:delText>2. Allgemeine Bestimmungen</w:delText>
        </w:r>
      </w:del>
    </w:p>
    <w:p w14:paraId="6B764E25" w14:textId="45E53BAE" w:rsidR="009F2CE6" w:rsidRPr="001E76B3" w:rsidDel="001E76B3" w:rsidRDefault="009F2CE6" w:rsidP="006116D7">
      <w:pPr>
        <w:pStyle w:val="NormalnyWeb"/>
        <w:shd w:val="clear" w:color="auto" w:fill="FFFFFF"/>
        <w:spacing w:before="0" w:beforeAutospacing="0" w:after="0" w:afterAutospacing="0"/>
        <w:rPr>
          <w:del w:id="214" w:author="Paweł Woroniecki" w:date="2026-01-29T12:39:00Z" w16du:dateUtc="2026-01-29T11:39:00Z"/>
          <w:rFonts w:ascii="Arial" w:hAnsi="Arial" w:cs="Arial"/>
          <w:color w:val="212529"/>
          <w:sz w:val="22"/>
          <w:szCs w:val="22"/>
        </w:rPr>
      </w:pPr>
    </w:p>
    <w:p w14:paraId="6760EA66" w14:textId="5F954B4B" w:rsidR="006116D7" w:rsidRPr="001E76B3" w:rsidDel="001E76B3" w:rsidRDefault="006116D7" w:rsidP="006116D7">
      <w:pPr>
        <w:pStyle w:val="NormalnyWeb"/>
        <w:shd w:val="clear" w:color="auto" w:fill="FFFFFF"/>
        <w:spacing w:before="0" w:beforeAutospacing="0" w:after="0" w:afterAutospacing="0"/>
        <w:rPr>
          <w:del w:id="215" w:author="Paweł Woroniecki" w:date="2026-01-29T12:39:00Z" w16du:dateUtc="2026-01-29T11:39:00Z"/>
          <w:rFonts w:ascii="Arial" w:hAnsi="Arial" w:cs="Arial"/>
          <w:color w:val="212529"/>
          <w:sz w:val="22"/>
          <w:szCs w:val="22"/>
        </w:rPr>
      </w:pPr>
      <w:del w:id="216" w:author="Paweł Woroniecki" w:date="2026-01-29T12:39:00Z" w16du:dateUtc="2026-01-29T11:39:00Z">
        <w:r w:rsidRPr="001E76B3" w:rsidDel="001E76B3">
          <w:rPr>
            <w:rFonts w:ascii="Arial" w:hAnsi="Arial" w:cs="Arial"/>
            <w:color w:val="212529"/>
            <w:sz w:val="22"/>
            <w:szCs w:val="22"/>
          </w:rPr>
          <w:delText>1. Alle Rechte am B2B-System – einschließlich Urheberrechte, geistigen Eigentumsrechte am Namen, Internet-Domain, B2B-Systemcode sowie an Vorlagen, Formularen, Logos, Tabellen und Bildern, die im B2B-System veröffentlicht werden – gehören dem Administrator oder werden ihm gewährt und dürfen vom Kunden nur in der Weise und in dem Umfang genutzt werden, die erforderlich sind, um das B2B-System gemäß den Geschäftsbedingungen zu nutzen.</w:delText>
        </w:r>
      </w:del>
    </w:p>
    <w:p w14:paraId="1D6DBF56" w14:textId="7D7662D2" w:rsidR="001E14F8" w:rsidRPr="001E76B3" w:rsidDel="001E76B3" w:rsidRDefault="001E14F8" w:rsidP="006116D7">
      <w:pPr>
        <w:pStyle w:val="NormalnyWeb"/>
        <w:shd w:val="clear" w:color="auto" w:fill="FFFFFF"/>
        <w:spacing w:before="0" w:beforeAutospacing="0" w:after="0" w:afterAutospacing="0"/>
        <w:rPr>
          <w:del w:id="217" w:author="Paweł Woroniecki" w:date="2026-01-29T12:39:00Z" w16du:dateUtc="2026-01-29T11:39:00Z"/>
          <w:rFonts w:ascii="Arial" w:hAnsi="Arial" w:cs="Arial"/>
          <w:color w:val="212529"/>
          <w:sz w:val="22"/>
          <w:szCs w:val="22"/>
        </w:rPr>
      </w:pPr>
    </w:p>
    <w:p w14:paraId="0C0D3D40" w14:textId="1878B390" w:rsidR="006116D7" w:rsidRPr="001E76B3" w:rsidDel="001E76B3" w:rsidRDefault="006116D7" w:rsidP="006116D7">
      <w:pPr>
        <w:pStyle w:val="NormalnyWeb"/>
        <w:shd w:val="clear" w:color="auto" w:fill="FFFFFF"/>
        <w:spacing w:before="0" w:beforeAutospacing="0" w:after="0" w:afterAutospacing="0"/>
        <w:rPr>
          <w:del w:id="218" w:author="Paweł Woroniecki" w:date="2026-01-29T12:39:00Z" w16du:dateUtc="2026-01-29T11:39:00Z"/>
          <w:rFonts w:ascii="Arial" w:hAnsi="Arial" w:cs="Arial"/>
          <w:color w:val="212529"/>
          <w:sz w:val="22"/>
          <w:szCs w:val="22"/>
        </w:rPr>
      </w:pPr>
      <w:del w:id="219" w:author="Paweł Woroniecki" w:date="2026-01-29T12:39:00Z" w16du:dateUtc="2026-01-29T11:39:00Z">
        <w:r w:rsidRPr="001E76B3" w:rsidDel="001E76B3">
          <w:rPr>
            <w:rFonts w:ascii="Arial" w:hAnsi="Arial" w:cs="Arial"/>
            <w:color w:val="212529"/>
            <w:sz w:val="22"/>
            <w:szCs w:val="22"/>
          </w:rPr>
          <w:delText>2. Das B2B-System ist über das Internet zugänglich. Die minimalen technischen Anforderungen für die Nutzung des B2B-Systems umfassen eine Internetverbindung mit einer Mindestgeschwindigkeit von 10 Mbit/s und einen Webbrowser, der auf die neueste Version des Herstellers aktualisiert ist.</w:delText>
        </w:r>
      </w:del>
    </w:p>
    <w:p w14:paraId="118D0743" w14:textId="698D5C7F" w:rsidR="00ED5DCC" w:rsidRPr="001E76B3" w:rsidDel="001E76B3" w:rsidRDefault="00ED5DCC" w:rsidP="006116D7">
      <w:pPr>
        <w:pStyle w:val="NormalnyWeb"/>
        <w:shd w:val="clear" w:color="auto" w:fill="FFFFFF"/>
        <w:spacing w:before="0" w:beforeAutospacing="0" w:after="0" w:afterAutospacing="0"/>
        <w:rPr>
          <w:del w:id="220" w:author="Paweł Woroniecki" w:date="2026-01-29T12:39:00Z" w16du:dateUtc="2026-01-29T11:39:00Z"/>
          <w:rFonts w:ascii="Arial" w:hAnsi="Arial" w:cs="Arial"/>
          <w:color w:val="212529"/>
          <w:sz w:val="22"/>
          <w:szCs w:val="22"/>
        </w:rPr>
      </w:pPr>
    </w:p>
    <w:p w14:paraId="72F36CD4" w14:textId="2D6B363D" w:rsidR="006116D7" w:rsidRPr="001E76B3" w:rsidDel="001E76B3" w:rsidRDefault="006116D7" w:rsidP="006116D7">
      <w:pPr>
        <w:pStyle w:val="NormalnyWeb"/>
        <w:shd w:val="clear" w:color="auto" w:fill="FFFFFF"/>
        <w:spacing w:before="0" w:beforeAutospacing="0" w:after="0" w:afterAutospacing="0"/>
        <w:rPr>
          <w:del w:id="221" w:author="Paweł Woroniecki" w:date="2026-01-29T12:39:00Z" w16du:dateUtc="2026-01-29T11:39:00Z"/>
          <w:rFonts w:ascii="Arial" w:hAnsi="Arial" w:cs="Arial"/>
          <w:color w:val="212529"/>
          <w:sz w:val="22"/>
          <w:szCs w:val="22"/>
        </w:rPr>
      </w:pPr>
      <w:del w:id="222" w:author="Paweł Woroniecki" w:date="2026-01-29T12:39:00Z" w16du:dateUtc="2026-01-29T11:39:00Z">
        <w:r w:rsidRPr="001E76B3" w:rsidDel="001E76B3">
          <w:rPr>
            <w:rFonts w:ascii="Arial" w:hAnsi="Arial" w:cs="Arial"/>
            <w:color w:val="212529"/>
            <w:sz w:val="22"/>
            <w:szCs w:val="22"/>
          </w:rPr>
          <w:delText>3. Bestellungen, die über das B2B-System aufgegeben werden, dürfen nur von einem Kunden ausgeführt werden, für den der Administrator ein Kundenkonto im B2B-System erstellt und dem Kunden eine</w:delText>
        </w:r>
        <w:r w:rsidR="00FF67EF" w:rsidRPr="001E76B3" w:rsidDel="001E76B3">
          <w:rPr>
            <w:rFonts w:ascii="Arial" w:hAnsi="Arial" w:cs="Arial"/>
            <w:color w:val="212529"/>
            <w:sz w:val="22"/>
            <w:szCs w:val="22"/>
          </w:rPr>
          <w:delText>n</w:delText>
        </w:r>
        <w:r w:rsidRPr="001E76B3" w:rsidDel="001E76B3">
          <w:rPr>
            <w:rFonts w:ascii="Arial" w:hAnsi="Arial" w:cs="Arial"/>
            <w:color w:val="212529"/>
            <w:sz w:val="22"/>
            <w:szCs w:val="22"/>
          </w:rPr>
          <w:delText xml:space="preserve"> </w:delText>
        </w:r>
        <w:r w:rsidR="00FF67EF" w:rsidRPr="001E76B3" w:rsidDel="001E76B3">
          <w:rPr>
            <w:rFonts w:ascii="Arial" w:hAnsi="Arial" w:cs="Arial"/>
            <w:color w:val="212529"/>
            <w:sz w:val="22"/>
            <w:szCs w:val="22"/>
          </w:rPr>
          <w:delText>Login</w:delText>
        </w:r>
        <w:r w:rsidRPr="001E76B3" w:rsidDel="001E76B3">
          <w:rPr>
            <w:rFonts w:ascii="Arial" w:hAnsi="Arial" w:cs="Arial"/>
            <w:color w:val="212529"/>
            <w:sz w:val="22"/>
            <w:szCs w:val="22"/>
          </w:rPr>
          <w:delText xml:space="preserve"> sowie ein Passwort zur Anmeldung zum B2B-System bereitgestellt hat.</w:delText>
        </w:r>
      </w:del>
    </w:p>
    <w:p w14:paraId="7F16CE8C" w14:textId="050C96E8" w:rsidR="003F6526" w:rsidRPr="001E76B3" w:rsidDel="001E76B3" w:rsidRDefault="003F6526" w:rsidP="006116D7">
      <w:pPr>
        <w:pStyle w:val="NormalnyWeb"/>
        <w:shd w:val="clear" w:color="auto" w:fill="FFFFFF"/>
        <w:spacing w:before="0" w:beforeAutospacing="0" w:after="0" w:afterAutospacing="0"/>
        <w:rPr>
          <w:del w:id="223" w:author="Paweł Woroniecki" w:date="2026-01-29T12:39:00Z" w16du:dateUtc="2026-01-29T11:39:00Z"/>
          <w:rFonts w:ascii="Arial" w:hAnsi="Arial" w:cs="Arial"/>
          <w:color w:val="212529"/>
          <w:sz w:val="22"/>
          <w:szCs w:val="22"/>
        </w:rPr>
      </w:pPr>
    </w:p>
    <w:p w14:paraId="5274BEC3" w14:textId="7D06F9CF" w:rsidR="006334FB" w:rsidRPr="001E76B3" w:rsidDel="001E76B3" w:rsidRDefault="006116D7" w:rsidP="006116D7">
      <w:pPr>
        <w:pStyle w:val="NormalnyWeb"/>
        <w:shd w:val="clear" w:color="auto" w:fill="FFFFFF"/>
        <w:spacing w:before="0" w:beforeAutospacing="0" w:after="0" w:afterAutospacing="0"/>
        <w:rPr>
          <w:del w:id="224" w:author="Paweł Woroniecki" w:date="2026-01-29T12:39:00Z" w16du:dateUtc="2026-01-29T11:39:00Z"/>
          <w:rFonts w:ascii="Arial" w:hAnsi="Arial" w:cs="Arial"/>
          <w:color w:val="212529"/>
          <w:sz w:val="22"/>
          <w:szCs w:val="22"/>
        </w:rPr>
      </w:pPr>
      <w:del w:id="225" w:author="Paweł Woroniecki" w:date="2026-01-29T12:39:00Z" w16du:dateUtc="2026-01-29T11:39:00Z">
        <w:r w:rsidRPr="001E76B3" w:rsidDel="001E76B3">
          <w:rPr>
            <w:rFonts w:ascii="Arial" w:hAnsi="Arial" w:cs="Arial"/>
            <w:color w:val="212529"/>
            <w:sz w:val="22"/>
            <w:szCs w:val="22"/>
          </w:rPr>
          <w:delText xml:space="preserve">4. Die Nutzung elektronisch über das Internet bereitgestellter Dienste kann eine Bedrohung für die Privatsphäre des Kunden darstellen, einschließlich des Risikos eines unbefugten Zugriffs Dritter auf die Daten des Kunden und das Kundenkonto, einschließlich der Daten von Personen, die der Kunde nach Verletzung oder Umgehung von Sicherheitsmaßnahmen oder Erhalt von Zugriffsdaten in das Konto eingibt. Der Kunde ist verpflichtet, technische Maßnahmen und Vorsichtsmaßnahmen zu treffen, um solche Risiken zu minimieren, insbesondere durch den Einsatz geeigneter Antivirensoftware und die Wahrung der Vertraulichkeit der Daten, die zur Anmeldung im B2B-System verwendet werden. Der Administrator ist nicht verantwortlich für unbefugten Zugriff Dritter auf das Kundenkonto. </w:delText>
        </w:r>
      </w:del>
    </w:p>
    <w:p w14:paraId="677DC338" w14:textId="0FAA759C" w:rsidR="006334FB" w:rsidRPr="001E76B3" w:rsidDel="001E76B3" w:rsidRDefault="006334FB" w:rsidP="006116D7">
      <w:pPr>
        <w:pStyle w:val="NormalnyWeb"/>
        <w:shd w:val="clear" w:color="auto" w:fill="FFFFFF"/>
        <w:spacing w:before="0" w:beforeAutospacing="0" w:after="0" w:afterAutospacing="0"/>
        <w:rPr>
          <w:del w:id="226" w:author="Paweł Woroniecki" w:date="2026-01-29T12:39:00Z" w16du:dateUtc="2026-01-29T11:39:00Z"/>
          <w:rFonts w:ascii="Arial" w:hAnsi="Arial" w:cs="Arial"/>
          <w:color w:val="212529"/>
          <w:sz w:val="22"/>
          <w:szCs w:val="22"/>
        </w:rPr>
      </w:pPr>
    </w:p>
    <w:p w14:paraId="7FA30423" w14:textId="40ECD02A" w:rsidR="006116D7" w:rsidRPr="001E76B3" w:rsidDel="001E76B3" w:rsidRDefault="006116D7" w:rsidP="006116D7">
      <w:pPr>
        <w:pStyle w:val="NormalnyWeb"/>
        <w:shd w:val="clear" w:color="auto" w:fill="FFFFFF"/>
        <w:spacing w:before="0" w:beforeAutospacing="0" w:after="0" w:afterAutospacing="0"/>
        <w:rPr>
          <w:del w:id="227" w:author="Paweł Woroniecki" w:date="2026-01-29T12:39:00Z" w16du:dateUtc="2026-01-29T11:39:00Z"/>
          <w:rFonts w:ascii="Arial" w:hAnsi="Arial" w:cs="Arial"/>
          <w:color w:val="212529"/>
          <w:sz w:val="22"/>
          <w:szCs w:val="22"/>
        </w:rPr>
      </w:pPr>
      <w:del w:id="228" w:author="Paweł Woroniecki" w:date="2026-01-29T12:39:00Z" w16du:dateUtc="2026-01-29T11:39:00Z">
        <w:r w:rsidRPr="001E76B3" w:rsidDel="001E76B3">
          <w:rPr>
            <w:rFonts w:ascii="Arial" w:hAnsi="Arial" w:cs="Arial"/>
            <w:color w:val="212529"/>
            <w:sz w:val="22"/>
            <w:szCs w:val="22"/>
          </w:rPr>
          <w:delText>5. Dem Kunden ist es untersagt, irgendeine Tätigkeit über oder durch das B2B-System durchzuführen, die die Interessen des Administrators verletz</w:delText>
        </w:r>
        <w:r w:rsidR="000C2D8A" w:rsidRPr="001E76B3" w:rsidDel="001E76B3">
          <w:rPr>
            <w:rFonts w:ascii="Arial" w:hAnsi="Arial" w:cs="Arial"/>
            <w:color w:val="212529"/>
            <w:sz w:val="22"/>
            <w:szCs w:val="22"/>
          </w:rPr>
          <w:delText>en</w:delText>
        </w:r>
        <w:r w:rsidRPr="001E76B3" w:rsidDel="001E76B3">
          <w:rPr>
            <w:rFonts w:ascii="Arial" w:hAnsi="Arial" w:cs="Arial"/>
            <w:color w:val="212529"/>
            <w:sz w:val="22"/>
            <w:szCs w:val="22"/>
          </w:rPr>
          <w:delText xml:space="preserve"> oder rechtswidrig oder gegen gute Praxis verst</w:delText>
        </w:r>
        <w:r w:rsidR="000C2D8A" w:rsidRPr="001E76B3" w:rsidDel="001E76B3">
          <w:rPr>
            <w:rFonts w:ascii="Arial" w:hAnsi="Arial" w:cs="Arial"/>
            <w:color w:val="212529"/>
            <w:sz w:val="22"/>
            <w:szCs w:val="22"/>
          </w:rPr>
          <w:delText>oßen</w:delText>
        </w:r>
        <w:r w:rsidRPr="001E76B3" w:rsidDel="001E76B3">
          <w:rPr>
            <w:rFonts w:ascii="Arial" w:hAnsi="Arial" w:cs="Arial"/>
            <w:color w:val="212529"/>
            <w:sz w:val="22"/>
            <w:szCs w:val="22"/>
          </w:rPr>
          <w:delText xml:space="preserve">, insbesondere </w:delText>
        </w:r>
        <w:r w:rsidR="009D1584" w:rsidRPr="001E76B3" w:rsidDel="001E76B3">
          <w:rPr>
            <w:rFonts w:ascii="Arial" w:hAnsi="Arial" w:cs="Arial"/>
            <w:color w:val="212529"/>
            <w:sz w:val="22"/>
            <w:szCs w:val="22"/>
          </w:rPr>
          <w:delText>das Aufgeben</w:delText>
        </w:r>
        <w:r w:rsidRPr="001E76B3" w:rsidDel="001E76B3">
          <w:rPr>
            <w:rFonts w:ascii="Arial" w:hAnsi="Arial" w:cs="Arial"/>
            <w:color w:val="212529"/>
            <w:sz w:val="22"/>
            <w:szCs w:val="22"/>
          </w:rPr>
          <w:delText xml:space="preserve"> von Bestellungen mit den personenbezogenen Daten einer anderen Einrichtung oder in einer Weise, die den Verdacht auf die Nutzung von Werkzeugen rechtfertig</w:delText>
        </w:r>
        <w:r w:rsidR="00FE057D" w:rsidRPr="001E76B3" w:rsidDel="001E76B3">
          <w:rPr>
            <w:rFonts w:ascii="Arial" w:hAnsi="Arial" w:cs="Arial"/>
            <w:color w:val="212529"/>
            <w:sz w:val="22"/>
            <w:szCs w:val="22"/>
          </w:rPr>
          <w:delText>t</w:delText>
        </w:r>
        <w:r w:rsidRPr="001E76B3" w:rsidDel="001E76B3">
          <w:rPr>
            <w:rFonts w:ascii="Arial" w:hAnsi="Arial" w:cs="Arial"/>
            <w:color w:val="212529"/>
            <w:sz w:val="22"/>
            <w:szCs w:val="22"/>
          </w:rPr>
          <w:delText>, die den Bestellprozess automatisieren.</w:delText>
        </w:r>
      </w:del>
    </w:p>
    <w:p w14:paraId="219FB3C9" w14:textId="57FABDF0" w:rsidR="009D1584" w:rsidRPr="001E76B3" w:rsidDel="001E76B3" w:rsidRDefault="009D1584" w:rsidP="006116D7">
      <w:pPr>
        <w:pStyle w:val="NormalnyWeb"/>
        <w:shd w:val="clear" w:color="auto" w:fill="FFFFFF"/>
        <w:spacing w:before="0" w:beforeAutospacing="0" w:after="0" w:afterAutospacing="0"/>
        <w:rPr>
          <w:del w:id="229" w:author="Paweł Woroniecki" w:date="2026-01-29T12:39:00Z" w16du:dateUtc="2026-01-29T11:39:00Z"/>
          <w:rFonts w:ascii="Arial" w:hAnsi="Arial" w:cs="Arial"/>
          <w:color w:val="212529"/>
          <w:sz w:val="22"/>
          <w:szCs w:val="22"/>
        </w:rPr>
      </w:pPr>
    </w:p>
    <w:p w14:paraId="2BE2AE20" w14:textId="707C0199" w:rsidR="006116D7" w:rsidRPr="001E76B3" w:rsidDel="001E76B3" w:rsidRDefault="006116D7" w:rsidP="006116D7">
      <w:pPr>
        <w:pStyle w:val="NormalnyWeb"/>
        <w:shd w:val="clear" w:color="auto" w:fill="FFFFFF"/>
        <w:spacing w:before="0" w:beforeAutospacing="0" w:after="0" w:afterAutospacing="0"/>
        <w:rPr>
          <w:del w:id="230" w:author="Paweł Woroniecki" w:date="2026-01-29T12:39:00Z" w16du:dateUtc="2026-01-29T11:39:00Z"/>
          <w:rFonts w:ascii="Arial" w:hAnsi="Arial" w:cs="Arial"/>
          <w:color w:val="212529"/>
          <w:sz w:val="22"/>
          <w:szCs w:val="22"/>
        </w:rPr>
      </w:pPr>
      <w:del w:id="231" w:author="Paweł Woroniecki" w:date="2026-01-29T12:39:00Z" w16du:dateUtc="2026-01-29T11:39:00Z">
        <w:r w:rsidRPr="001E76B3" w:rsidDel="001E76B3">
          <w:rPr>
            <w:rFonts w:ascii="Arial" w:hAnsi="Arial" w:cs="Arial"/>
            <w:color w:val="212529"/>
            <w:sz w:val="22"/>
            <w:szCs w:val="22"/>
          </w:rPr>
          <w:delText>6. Die Nutzung des B2B-Systems durch den Kunden ist kostenlos.</w:delText>
        </w:r>
      </w:del>
    </w:p>
    <w:p w14:paraId="74A53FBF" w14:textId="60564503" w:rsidR="00125120" w:rsidRPr="001E76B3" w:rsidDel="001E76B3" w:rsidRDefault="00125120" w:rsidP="006116D7">
      <w:pPr>
        <w:pStyle w:val="NormalnyWeb"/>
        <w:shd w:val="clear" w:color="auto" w:fill="FFFFFF"/>
        <w:spacing w:before="0" w:beforeAutospacing="0" w:after="0" w:afterAutospacing="0"/>
        <w:rPr>
          <w:del w:id="232" w:author="Paweł Woroniecki" w:date="2026-01-29T12:39:00Z" w16du:dateUtc="2026-01-29T11:39:00Z"/>
          <w:rFonts w:ascii="Arial" w:hAnsi="Arial" w:cs="Arial"/>
          <w:color w:val="212529"/>
          <w:sz w:val="22"/>
          <w:szCs w:val="22"/>
        </w:rPr>
      </w:pPr>
    </w:p>
    <w:p w14:paraId="323EBB65" w14:textId="1CB614CA" w:rsidR="006116D7" w:rsidRPr="001E76B3" w:rsidDel="001E76B3" w:rsidRDefault="006116D7" w:rsidP="006116D7">
      <w:pPr>
        <w:pStyle w:val="NormalnyWeb"/>
        <w:shd w:val="clear" w:color="auto" w:fill="FFFFFF"/>
        <w:spacing w:before="0" w:beforeAutospacing="0" w:after="0" w:afterAutospacing="0"/>
        <w:rPr>
          <w:del w:id="233" w:author="Paweł Woroniecki" w:date="2026-01-29T12:39:00Z" w16du:dateUtc="2026-01-29T11:39:00Z"/>
          <w:rFonts w:ascii="Arial" w:hAnsi="Arial" w:cs="Arial"/>
          <w:color w:val="212529"/>
          <w:sz w:val="22"/>
          <w:szCs w:val="22"/>
        </w:rPr>
      </w:pPr>
      <w:del w:id="234" w:author="Paweł Woroniecki" w:date="2026-01-29T12:39:00Z" w16du:dateUtc="2026-01-29T11:39:00Z">
        <w:r w:rsidRPr="001E76B3" w:rsidDel="001E76B3">
          <w:rPr>
            <w:rFonts w:ascii="Arial" w:hAnsi="Arial" w:cs="Arial"/>
            <w:color w:val="212529"/>
            <w:sz w:val="22"/>
            <w:szCs w:val="22"/>
          </w:rPr>
          <w:delText xml:space="preserve">7. Die Bereitstellung falscher Daten durch den Kunden, einschließlich personenbezogener Daten, Adresse, Kontaktdaten oder Kontaktinformationen, kann die Ausführung der Bestellung des Kunden sowie die Erbringung aller sonstigen elektronisch erbrachten Dienstleistungen verhindern oder behindern. Der Administrator haftet nicht für etwaige Schäden, die </w:delText>
        </w:r>
        <w:r w:rsidR="00494C24" w:rsidRPr="001E76B3" w:rsidDel="001E76B3">
          <w:rPr>
            <w:rFonts w:ascii="Arial" w:hAnsi="Arial" w:cs="Arial"/>
            <w:color w:val="212529"/>
            <w:sz w:val="22"/>
            <w:szCs w:val="22"/>
          </w:rPr>
          <w:delText>hieraus</w:delText>
        </w:r>
        <w:r w:rsidRPr="001E76B3" w:rsidDel="001E76B3">
          <w:rPr>
            <w:rFonts w:ascii="Arial" w:hAnsi="Arial" w:cs="Arial"/>
            <w:color w:val="212529"/>
            <w:sz w:val="22"/>
            <w:szCs w:val="22"/>
          </w:rPr>
          <w:delText xml:space="preserve"> entstehen.</w:delText>
        </w:r>
      </w:del>
    </w:p>
    <w:p w14:paraId="17E546AC" w14:textId="10485C08" w:rsidR="00A91C76" w:rsidRPr="001E76B3" w:rsidDel="001E76B3" w:rsidRDefault="00A91C76" w:rsidP="006116D7">
      <w:pPr>
        <w:pStyle w:val="NormalnyWeb"/>
        <w:shd w:val="clear" w:color="auto" w:fill="FFFFFF"/>
        <w:spacing w:before="0" w:beforeAutospacing="0" w:after="0" w:afterAutospacing="0"/>
        <w:rPr>
          <w:del w:id="235" w:author="Paweł Woroniecki" w:date="2026-01-29T12:39:00Z" w16du:dateUtc="2026-01-29T11:39:00Z"/>
          <w:rFonts w:ascii="Arial" w:hAnsi="Arial" w:cs="Arial"/>
          <w:color w:val="212529"/>
          <w:sz w:val="22"/>
          <w:szCs w:val="22"/>
        </w:rPr>
      </w:pPr>
    </w:p>
    <w:p w14:paraId="2BA7ED41" w14:textId="645AD9DA" w:rsidR="006116D7" w:rsidRPr="001E76B3" w:rsidDel="001E76B3" w:rsidRDefault="006116D7" w:rsidP="006116D7">
      <w:pPr>
        <w:pStyle w:val="NormalnyWeb"/>
        <w:shd w:val="clear" w:color="auto" w:fill="FFFFFF"/>
        <w:spacing w:before="0" w:beforeAutospacing="0" w:after="0" w:afterAutospacing="0"/>
        <w:rPr>
          <w:del w:id="236" w:author="Paweł Woroniecki" w:date="2026-01-29T12:39:00Z" w16du:dateUtc="2026-01-29T11:39:00Z"/>
          <w:rFonts w:ascii="Arial" w:hAnsi="Arial" w:cs="Arial"/>
          <w:color w:val="212529"/>
          <w:sz w:val="22"/>
          <w:szCs w:val="22"/>
        </w:rPr>
      </w:pPr>
      <w:del w:id="237" w:author="Paweł Woroniecki" w:date="2026-01-29T12:39:00Z" w16du:dateUtc="2026-01-29T11:39:00Z">
        <w:r w:rsidRPr="001E76B3" w:rsidDel="001E76B3">
          <w:rPr>
            <w:rFonts w:ascii="Arial" w:hAnsi="Arial" w:cs="Arial"/>
            <w:color w:val="212529"/>
            <w:sz w:val="22"/>
            <w:szCs w:val="22"/>
          </w:rPr>
          <w:delText xml:space="preserve">8. Das Einloggen in das B2B-System und die Bestätigung der </w:delText>
        </w:r>
        <w:r w:rsidR="003B24FC" w:rsidRPr="001E76B3" w:rsidDel="001E76B3">
          <w:rPr>
            <w:rFonts w:ascii="Arial" w:hAnsi="Arial" w:cs="Arial"/>
            <w:color w:val="212529"/>
            <w:sz w:val="22"/>
            <w:szCs w:val="22"/>
          </w:rPr>
          <w:delText>Nutzungs</w:delText>
        </w:r>
        <w:r w:rsidR="00D476D1" w:rsidRPr="001E76B3" w:rsidDel="001E76B3">
          <w:rPr>
            <w:rFonts w:ascii="Arial" w:hAnsi="Arial" w:cs="Arial"/>
            <w:color w:val="212529"/>
            <w:sz w:val="22"/>
            <w:szCs w:val="22"/>
          </w:rPr>
          <w:delText xml:space="preserve">- und </w:delText>
        </w:r>
        <w:r w:rsidR="00374288" w:rsidRPr="001E76B3" w:rsidDel="001E76B3">
          <w:rPr>
            <w:rFonts w:ascii="Arial" w:hAnsi="Arial" w:cs="Arial"/>
            <w:color w:val="212529"/>
            <w:sz w:val="22"/>
            <w:szCs w:val="22"/>
          </w:rPr>
          <w:delText>Datenschutz</w:delText>
        </w:r>
        <w:r w:rsidRPr="001E76B3" w:rsidDel="001E76B3">
          <w:rPr>
            <w:rFonts w:ascii="Arial" w:hAnsi="Arial" w:cs="Arial"/>
            <w:color w:val="212529"/>
            <w:sz w:val="22"/>
            <w:szCs w:val="22"/>
          </w:rPr>
          <w:delText>bedingungen stellt eine Erklärung des Kunden dar, dass er den Status eines Unternehmers oder Einzelunternehmers hat und dass es keinen Grund gibt, ihn als Verbraucher zu betrachten.</w:delText>
        </w:r>
      </w:del>
    </w:p>
    <w:p w14:paraId="26AAE1F0" w14:textId="0C64795C" w:rsidR="00E00A33" w:rsidRPr="001E76B3" w:rsidDel="001E76B3" w:rsidRDefault="00E00A33" w:rsidP="006116D7">
      <w:pPr>
        <w:pStyle w:val="NormalnyWeb"/>
        <w:shd w:val="clear" w:color="auto" w:fill="FFFFFF"/>
        <w:spacing w:before="0" w:beforeAutospacing="0" w:after="0" w:afterAutospacing="0"/>
        <w:rPr>
          <w:del w:id="238" w:author="Paweł Woroniecki" w:date="2026-01-29T12:39:00Z" w16du:dateUtc="2026-01-29T11:39:00Z"/>
          <w:rFonts w:ascii="Arial" w:hAnsi="Arial" w:cs="Arial"/>
          <w:color w:val="212529"/>
          <w:sz w:val="22"/>
          <w:szCs w:val="22"/>
        </w:rPr>
      </w:pPr>
    </w:p>
    <w:p w14:paraId="1321403E" w14:textId="059066E3" w:rsidR="00EC1CA7" w:rsidRPr="001E76B3" w:rsidDel="001E76B3" w:rsidRDefault="00EC1CA7" w:rsidP="006116D7">
      <w:pPr>
        <w:pStyle w:val="NormalnyWeb"/>
        <w:shd w:val="clear" w:color="auto" w:fill="FFFFFF"/>
        <w:spacing w:before="0" w:beforeAutospacing="0" w:after="0" w:afterAutospacing="0"/>
        <w:rPr>
          <w:del w:id="239" w:author="Paweł Woroniecki" w:date="2026-01-29T12:39:00Z" w16du:dateUtc="2026-01-29T11:39:00Z"/>
          <w:rFonts w:ascii="Arial" w:hAnsi="Arial" w:cs="Arial"/>
          <w:color w:val="212529"/>
          <w:sz w:val="22"/>
          <w:szCs w:val="22"/>
        </w:rPr>
      </w:pPr>
    </w:p>
    <w:p w14:paraId="6445AF1A" w14:textId="3A792A4E" w:rsidR="006116D7" w:rsidRPr="001E76B3" w:rsidDel="001E76B3" w:rsidRDefault="006116D7" w:rsidP="009A0003">
      <w:pPr>
        <w:pStyle w:val="NormalnyWeb"/>
        <w:shd w:val="clear" w:color="auto" w:fill="FFFFFF"/>
        <w:spacing w:before="0" w:beforeAutospacing="0" w:after="0" w:afterAutospacing="0"/>
        <w:jc w:val="center"/>
        <w:rPr>
          <w:del w:id="240" w:author="Paweł Woroniecki" w:date="2026-01-29T12:39:00Z" w16du:dateUtc="2026-01-29T11:39:00Z"/>
          <w:rFonts w:ascii="Arial" w:hAnsi="Arial" w:cs="Arial"/>
          <w:i/>
          <w:iCs/>
          <w:color w:val="212529"/>
          <w:sz w:val="22"/>
          <w:szCs w:val="22"/>
        </w:rPr>
      </w:pPr>
      <w:del w:id="241" w:author="Paweł Woroniecki" w:date="2026-01-29T12:39:00Z" w16du:dateUtc="2026-01-29T11:39:00Z">
        <w:r w:rsidRPr="001E76B3" w:rsidDel="001E76B3">
          <w:rPr>
            <w:rFonts w:ascii="Arial" w:hAnsi="Arial" w:cs="Arial"/>
            <w:i/>
            <w:iCs/>
            <w:color w:val="212529"/>
            <w:sz w:val="22"/>
            <w:szCs w:val="22"/>
          </w:rPr>
          <w:delText>§</w:delText>
        </w:r>
        <w:r w:rsidR="00A52914" w:rsidRPr="001E76B3" w:rsidDel="001E76B3">
          <w:rPr>
            <w:rFonts w:ascii="Arial" w:hAnsi="Arial" w:cs="Arial"/>
            <w:i/>
            <w:iCs/>
            <w:color w:val="212529"/>
            <w:sz w:val="22"/>
            <w:szCs w:val="22"/>
          </w:rPr>
          <w:delText xml:space="preserve"> </w:delText>
        </w:r>
        <w:r w:rsidRPr="001E76B3" w:rsidDel="001E76B3">
          <w:rPr>
            <w:rFonts w:ascii="Arial" w:hAnsi="Arial" w:cs="Arial"/>
            <w:i/>
            <w:iCs/>
            <w:color w:val="212529"/>
            <w:sz w:val="22"/>
            <w:szCs w:val="22"/>
          </w:rPr>
          <w:delText>3. Bestellungen aufgeben</w:delText>
        </w:r>
      </w:del>
    </w:p>
    <w:p w14:paraId="678019FD" w14:textId="5558C38F" w:rsidR="00C736E8" w:rsidRPr="001E76B3" w:rsidDel="001E76B3" w:rsidRDefault="00C736E8" w:rsidP="009A0003">
      <w:pPr>
        <w:pStyle w:val="NormalnyWeb"/>
        <w:shd w:val="clear" w:color="auto" w:fill="FFFFFF"/>
        <w:spacing w:before="0" w:beforeAutospacing="0" w:after="0" w:afterAutospacing="0"/>
        <w:jc w:val="center"/>
        <w:rPr>
          <w:del w:id="242" w:author="Paweł Woroniecki" w:date="2026-01-29T12:39:00Z" w16du:dateUtc="2026-01-29T11:39:00Z"/>
          <w:rFonts w:ascii="Arial" w:hAnsi="Arial" w:cs="Arial"/>
          <w:color w:val="212529"/>
          <w:sz w:val="22"/>
          <w:szCs w:val="22"/>
        </w:rPr>
      </w:pPr>
    </w:p>
    <w:p w14:paraId="605B6624" w14:textId="40EC3FF7" w:rsidR="006116D7" w:rsidRPr="001E76B3" w:rsidDel="001E76B3" w:rsidRDefault="00CD25FB" w:rsidP="00CD25FB">
      <w:pPr>
        <w:pStyle w:val="NormalnyWeb"/>
        <w:shd w:val="clear" w:color="auto" w:fill="FFFFFF"/>
        <w:spacing w:before="0" w:beforeAutospacing="0" w:after="0" w:afterAutospacing="0"/>
        <w:rPr>
          <w:del w:id="243" w:author="Paweł Woroniecki" w:date="2026-01-29T12:39:00Z" w16du:dateUtc="2026-01-29T11:39:00Z"/>
          <w:rFonts w:ascii="Arial" w:hAnsi="Arial" w:cs="Arial"/>
          <w:color w:val="212529"/>
          <w:sz w:val="22"/>
          <w:szCs w:val="22"/>
        </w:rPr>
      </w:pPr>
      <w:del w:id="244" w:author="Paweł Woroniecki" w:date="2026-01-29T12:39:00Z" w16du:dateUtc="2026-01-29T11:39:00Z">
        <w:r w:rsidRPr="001E76B3" w:rsidDel="001E76B3">
          <w:rPr>
            <w:rFonts w:ascii="Arial" w:hAnsi="Arial" w:cs="Arial"/>
            <w:color w:val="212529"/>
            <w:sz w:val="22"/>
            <w:szCs w:val="22"/>
          </w:rPr>
          <w:delText>1. D</w:delText>
        </w:r>
        <w:r w:rsidR="006116D7" w:rsidRPr="001E76B3" w:rsidDel="001E76B3">
          <w:rPr>
            <w:rFonts w:ascii="Arial" w:hAnsi="Arial" w:cs="Arial"/>
            <w:color w:val="212529"/>
            <w:sz w:val="22"/>
            <w:szCs w:val="22"/>
          </w:rPr>
          <w:delText>ie Informationen und Beschreibungen der im B2B-System bereitgestellten</w:delText>
        </w:r>
        <w:r w:rsidRPr="001E76B3" w:rsidDel="001E76B3">
          <w:rPr>
            <w:rFonts w:ascii="Arial" w:hAnsi="Arial" w:cs="Arial"/>
            <w:color w:val="212529"/>
            <w:sz w:val="22"/>
            <w:szCs w:val="22"/>
          </w:rPr>
          <w:delText xml:space="preserve"> </w:delText>
        </w:r>
        <w:r w:rsidR="006116D7" w:rsidRPr="001E76B3" w:rsidDel="001E76B3">
          <w:rPr>
            <w:rFonts w:ascii="Arial" w:hAnsi="Arial" w:cs="Arial"/>
            <w:color w:val="212529"/>
            <w:sz w:val="22"/>
            <w:szCs w:val="22"/>
          </w:rPr>
          <w:delText>Waren stellen ein</w:delText>
        </w:r>
        <w:r w:rsidR="004052CE" w:rsidRPr="001E76B3" w:rsidDel="001E76B3">
          <w:rPr>
            <w:rFonts w:ascii="Arial" w:hAnsi="Arial" w:cs="Arial"/>
            <w:color w:val="212529"/>
            <w:sz w:val="22"/>
            <w:szCs w:val="22"/>
          </w:rPr>
          <w:delText>e</w:delText>
        </w:r>
        <w:r w:rsidR="006116D7" w:rsidRPr="001E76B3" w:rsidDel="001E76B3">
          <w:rPr>
            <w:rFonts w:ascii="Arial" w:hAnsi="Arial" w:cs="Arial"/>
            <w:color w:val="212529"/>
            <w:sz w:val="22"/>
            <w:szCs w:val="22"/>
          </w:rPr>
          <w:delText xml:space="preserve"> </w:delText>
        </w:r>
      </w:del>
      <w:ins w:id="245" w:author="Tim Tovornik Luxan DE" w:date="2026-01-07T16:22:00Z" w16du:dateUtc="2026-01-07T15:22:00Z">
        <w:del w:id="246" w:author="Paweł Woroniecki" w:date="2026-01-29T12:39:00Z" w16du:dateUtc="2026-01-29T11:39:00Z">
          <w:r w:rsidR="001D30A8" w:rsidRPr="001E76B3" w:rsidDel="001E76B3">
            <w:rPr>
              <w:rFonts w:ascii="Arial" w:hAnsi="Arial" w:cs="Arial"/>
              <w:color w:val="212529"/>
              <w:sz w:val="22"/>
              <w:szCs w:val="22"/>
            </w:rPr>
            <w:delText>Möglichkeit</w:delText>
          </w:r>
        </w:del>
      </w:ins>
      <w:del w:id="247" w:author="Paweł Woroniecki" w:date="2026-01-29T12:39:00Z" w16du:dateUtc="2026-01-29T11:39:00Z">
        <w:r w:rsidR="006116D7" w:rsidRPr="001E76B3" w:rsidDel="001E76B3">
          <w:rPr>
            <w:rFonts w:ascii="Arial" w:hAnsi="Arial" w:cs="Arial"/>
            <w:color w:val="212529"/>
            <w:sz w:val="22"/>
            <w:szCs w:val="22"/>
          </w:rPr>
          <w:delText>Einladung für den Kunden dar, Angebote</w:delText>
        </w:r>
      </w:del>
      <w:ins w:id="248" w:author="Tim Tovornik Luxan DE" w:date="2026-01-07T16:22:00Z" w16du:dateUtc="2026-01-07T15:22:00Z">
        <w:del w:id="249" w:author="Paweł Woroniecki" w:date="2026-01-29T12:39:00Z" w16du:dateUtc="2026-01-29T11:39:00Z">
          <w:r w:rsidR="001D30A8" w:rsidRPr="001E76B3" w:rsidDel="001E76B3">
            <w:rPr>
              <w:rFonts w:ascii="Arial" w:hAnsi="Arial" w:cs="Arial"/>
              <w:color w:val="212529"/>
              <w:sz w:val="22"/>
              <w:szCs w:val="22"/>
            </w:rPr>
            <w:delText xml:space="preserve"> zu erstellen und Bestellungen</w:delText>
          </w:r>
        </w:del>
      </w:ins>
      <w:del w:id="250" w:author="Paweł Woroniecki" w:date="2026-01-29T12:39:00Z" w16du:dateUtc="2026-01-29T11:39:00Z">
        <w:r w:rsidR="006116D7" w:rsidRPr="001E76B3" w:rsidDel="001E76B3">
          <w:rPr>
            <w:rFonts w:ascii="Arial" w:hAnsi="Arial" w:cs="Arial"/>
            <w:color w:val="212529"/>
            <w:sz w:val="22"/>
            <w:szCs w:val="22"/>
          </w:rPr>
          <w:delText xml:space="preserve"> </w:delText>
        </w:r>
      </w:del>
      <w:ins w:id="251" w:author="Tim Tovornik Luxan DE" w:date="2026-01-07T16:24:00Z" w16du:dateUtc="2026-01-07T15:24:00Z">
        <w:del w:id="252" w:author="Paweł Woroniecki" w:date="2026-01-29T12:39:00Z" w16du:dateUtc="2026-01-29T11:39:00Z">
          <w:r w:rsidR="001D30A8" w:rsidRPr="001E76B3" w:rsidDel="001E76B3">
            <w:rPr>
              <w:rFonts w:ascii="Arial" w:hAnsi="Arial" w:cs="Arial"/>
              <w:color w:val="212529"/>
              <w:sz w:val="22"/>
              <w:szCs w:val="22"/>
            </w:rPr>
            <w:delText>abzusenden</w:delText>
          </w:r>
        </w:del>
      </w:ins>
      <w:del w:id="253" w:author="Paweł Woroniecki" w:date="2026-01-29T12:39:00Z" w16du:dateUtc="2026-01-29T11:39:00Z">
        <w:r w:rsidR="006116D7" w:rsidRPr="001E76B3" w:rsidDel="001E76B3">
          <w:rPr>
            <w:rFonts w:ascii="Arial" w:hAnsi="Arial" w:cs="Arial"/>
            <w:color w:val="212529"/>
            <w:sz w:val="22"/>
            <w:szCs w:val="22"/>
          </w:rPr>
          <w:delText xml:space="preserve">abzugeben. Kunden </w:delText>
        </w:r>
      </w:del>
      <w:ins w:id="254" w:author="Tim Tovornik Luxan DE" w:date="2026-01-07T16:24:00Z" w16du:dateUtc="2026-01-07T15:24:00Z">
        <w:del w:id="255" w:author="Paweł Woroniecki" w:date="2026-01-29T12:39:00Z" w16du:dateUtc="2026-01-29T11:39:00Z">
          <w:r w:rsidR="001D30A8" w:rsidRPr="001E76B3" w:rsidDel="001E76B3">
            <w:rPr>
              <w:rFonts w:ascii="Arial" w:hAnsi="Arial" w:cs="Arial"/>
              <w:color w:val="212529"/>
              <w:sz w:val="22"/>
              <w:szCs w:val="22"/>
            </w:rPr>
            <w:delText>senden</w:delText>
          </w:r>
        </w:del>
      </w:ins>
      <w:del w:id="256" w:author="Paweł Woroniecki" w:date="2026-01-29T12:39:00Z" w16du:dateUtc="2026-01-29T11:39:00Z">
        <w:r w:rsidR="006116D7" w:rsidRPr="001E76B3" w:rsidDel="001E76B3">
          <w:rPr>
            <w:rFonts w:ascii="Arial" w:hAnsi="Arial" w:cs="Arial"/>
            <w:color w:val="212529"/>
            <w:sz w:val="22"/>
            <w:szCs w:val="22"/>
          </w:rPr>
          <w:delText xml:space="preserve">geben </w:delText>
        </w:r>
      </w:del>
      <w:ins w:id="257" w:author="Tim Tovornik Luxan DE" w:date="2026-01-09T10:09:00Z" w16du:dateUtc="2026-01-09T09:09:00Z">
        <w:del w:id="258" w:author="Paweł Woroniecki" w:date="2026-01-29T12:39:00Z" w16du:dateUtc="2026-01-29T11:39:00Z">
          <w:r w:rsidR="001F4B05" w:rsidRPr="001E76B3" w:rsidDel="001E76B3">
            <w:rPr>
              <w:rFonts w:ascii="Arial" w:hAnsi="Arial" w:cs="Arial"/>
              <w:color w:val="212529"/>
              <w:sz w:val="22"/>
              <w:szCs w:val="22"/>
            </w:rPr>
            <w:delText>Bestellungen</w:delText>
          </w:r>
        </w:del>
      </w:ins>
      <w:del w:id="259" w:author="Paweł Woroniecki" w:date="2026-01-29T12:39:00Z" w16du:dateUtc="2026-01-29T11:39:00Z">
        <w:r w:rsidR="006116D7" w:rsidRPr="001E76B3" w:rsidDel="001E76B3">
          <w:rPr>
            <w:rFonts w:ascii="Arial" w:hAnsi="Arial" w:cs="Arial"/>
            <w:color w:val="212529"/>
            <w:sz w:val="22"/>
            <w:szCs w:val="22"/>
          </w:rPr>
          <w:delText xml:space="preserve">Angebote ab, indem sie </w:delText>
        </w:r>
      </w:del>
      <w:ins w:id="260" w:author="Tim Tovornik Luxan DE" w:date="2026-01-07T16:25:00Z" w16du:dateUtc="2026-01-07T15:25:00Z">
        <w:del w:id="261" w:author="Paweł Woroniecki" w:date="2026-01-29T12:39:00Z" w16du:dateUtc="2026-01-29T11:39:00Z">
          <w:r w:rsidR="001D30A8" w:rsidRPr="001E76B3" w:rsidDel="001E76B3">
            <w:rPr>
              <w:rFonts w:ascii="Arial" w:hAnsi="Arial" w:cs="Arial"/>
              <w:color w:val="212529"/>
              <w:sz w:val="22"/>
              <w:szCs w:val="22"/>
            </w:rPr>
            <w:delText>Angebote</w:delText>
          </w:r>
        </w:del>
      </w:ins>
      <w:del w:id="262" w:author="Paweł Woroniecki" w:date="2026-01-29T12:39:00Z" w16du:dateUtc="2026-01-29T11:39:00Z">
        <w:r w:rsidR="006116D7" w:rsidRPr="001E76B3" w:rsidDel="001E76B3">
          <w:rPr>
            <w:rFonts w:ascii="Arial" w:hAnsi="Arial" w:cs="Arial"/>
            <w:color w:val="212529"/>
            <w:sz w:val="22"/>
            <w:szCs w:val="22"/>
          </w:rPr>
          <w:delText xml:space="preserve">Bestellungen über das B2B-System </w:delText>
        </w:r>
      </w:del>
      <w:ins w:id="263" w:author="Tim Tovornik Luxan DE" w:date="2026-01-07T16:25:00Z" w16du:dateUtc="2026-01-07T15:25:00Z">
        <w:del w:id="264" w:author="Paweł Woroniecki" w:date="2026-01-29T12:39:00Z" w16du:dateUtc="2026-01-29T11:39:00Z">
          <w:r w:rsidR="001D30A8" w:rsidRPr="001E76B3" w:rsidDel="001E76B3">
            <w:rPr>
              <w:rFonts w:ascii="Arial" w:hAnsi="Arial" w:cs="Arial"/>
              <w:color w:val="212529"/>
              <w:sz w:val="22"/>
              <w:szCs w:val="22"/>
            </w:rPr>
            <w:delText>erstellen und absenden</w:delText>
          </w:r>
        </w:del>
      </w:ins>
      <w:del w:id="265" w:author="Paweł Woroniecki" w:date="2026-01-29T12:39:00Z" w16du:dateUtc="2026-01-29T11:39:00Z">
        <w:r w:rsidR="006116D7" w:rsidRPr="001E76B3" w:rsidDel="001E76B3">
          <w:rPr>
            <w:rFonts w:ascii="Arial" w:hAnsi="Arial" w:cs="Arial"/>
            <w:color w:val="212529"/>
            <w:sz w:val="22"/>
            <w:szCs w:val="22"/>
          </w:rPr>
          <w:delText>aufgeben. Bestellungen können rund um die Uhr, 7</w:delText>
        </w:r>
      </w:del>
      <w:ins w:id="266" w:author="Tim Tovornik Luxan DE" w:date="2026-01-07T16:23:00Z" w16du:dateUtc="2026-01-07T15:23:00Z">
        <w:del w:id="267" w:author="Paweł Woroniecki" w:date="2026-01-29T12:39:00Z" w16du:dateUtc="2026-01-29T11:39:00Z">
          <w:r w:rsidR="001D30A8" w:rsidRPr="001E76B3" w:rsidDel="001E76B3">
            <w:rPr>
              <w:rFonts w:ascii="Arial" w:hAnsi="Arial" w:cs="Arial"/>
              <w:color w:val="212529"/>
              <w:sz w:val="22"/>
              <w:szCs w:val="22"/>
            </w:rPr>
            <w:delText>sieben</w:delText>
          </w:r>
        </w:del>
      </w:ins>
      <w:del w:id="268" w:author="Paweł Woroniecki" w:date="2026-01-29T12:39:00Z" w16du:dateUtc="2026-01-29T11:39:00Z">
        <w:r w:rsidR="006116D7" w:rsidRPr="001E76B3" w:rsidDel="001E76B3">
          <w:rPr>
            <w:rFonts w:ascii="Arial" w:hAnsi="Arial" w:cs="Arial"/>
            <w:color w:val="212529"/>
            <w:sz w:val="22"/>
            <w:szCs w:val="22"/>
          </w:rPr>
          <w:delText xml:space="preserve"> Tage die Woche, über das B2B-System aufgegeben werden.</w:delText>
        </w:r>
      </w:del>
    </w:p>
    <w:p w14:paraId="7D0243B4" w14:textId="425EC537" w:rsidR="00805556" w:rsidRPr="001E76B3" w:rsidDel="001E76B3" w:rsidRDefault="00805556" w:rsidP="00C736E8">
      <w:pPr>
        <w:pStyle w:val="NormalnyWeb"/>
        <w:shd w:val="clear" w:color="auto" w:fill="FFFFFF"/>
        <w:spacing w:before="0" w:beforeAutospacing="0" w:after="0" w:afterAutospacing="0"/>
        <w:rPr>
          <w:del w:id="269" w:author="Paweł Woroniecki" w:date="2026-01-29T12:39:00Z" w16du:dateUtc="2026-01-29T11:39:00Z"/>
          <w:rFonts w:ascii="Arial" w:hAnsi="Arial" w:cs="Arial"/>
          <w:color w:val="212529"/>
          <w:sz w:val="22"/>
          <w:szCs w:val="22"/>
        </w:rPr>
      </w:pPr>
    </w:p>
    <w:p w14:paraId="2D6A49EC" w14:textId="64F4E0A2" w:rsidR="006116D7" w:rsidRPr="001E76B3" w:rsidDel="001E76B3" w:rsidRDefault="006116D7" w:rsidP="006116D7">
      <w:pPr>
        <w:pStyle w:val="NormalnyWeb"/>
        <w:shd w:val="clear" w:color="auto" w:fill="FFFFFF"/>
        <w:spacing w:before="0" w:beforeAutospacing="0" w:after="0" w:afterAutospacing="0"/>
        <w:rPr>
          <w:del w:id="270" w:author="Paweł Woroniecki" w:date="2026-01-29T12:39:00Z" w16du:dateUtc="2026-01-29T11:39:00Z"/>
          <w:rFonts w:ascii="Arial" w:hAnsi="Arial" w:cs="Arial"/>
          <w:color w:val="212529"/>
          <w:sz w:val="22"/>
          <w:szCs w:val="22"/>
        </w:rPr>
      </w:pPr>
      <w:del w:id="271" w:author="Paweł Woroniecki" w:date="2026-01-29T12:39:00Z" w16du:dateUtc="2026-01-29T11:39:00Z">
        <w:r w:rsidRPr="001E76B3" w:rsidDel="001E76B3">
          <w:rPr>
            <w:rFonts w:ascii="Arial" w:hAnsi="Arial" w:cs="Arial"/>
            <w:color w:val="212529"/>
            <w:sz w:val="22"/>
            <w:szCs w:val="22"/>
          </w:rPr>
          <w:delText xml:space="preserve">2. Der Administrator übt </w:delText>
        </w:r>
        <w:r w:rsidR="00630C23" w:rsidRPr="001E76B3" w:rsidDel="001E76B3">
          <w:rPr>
            <w:rFonts w:ascii="Arial" w:hAnsi="Arial" w:cs="Arial"/>
            <w:color w:val="212529"/>
            <w:sz w:val="22"/>
            <w:szCs w:val="22"/>
          </w:rPr>
          <w:delText>äußerste</w:delText>
        </w:r>
        <w:r w:rsidRPr="001E76B3" w:rsidDel="001E76B3">
          <w:rPr>
            <w:rFonts w:ascii="Arial" w:hAnsi="Arial" w:cs="Arial"/>
            <w:color w:val="212529"/>
            <w:sz w:val="22"/>
            <w:szCs w:val="22"/>
          </w:rPr>
          <w:delText xml:space="preserve"> Sorgfalt </w:delText>
        </w:r>
        <w:r w:rsidR="00630C23" w:rsidRPr="001E76B3" w:rsidDel="001E76B3">
          <w:rPr>
            <w:rFonts w:ascii="Arial" w:hAnsi="Arial" w:cs="Arial"/>
            <w:color w:val="212529"/>
            <w:sz w:val="22"/>
            <w:szCs w:val="22"/>
          </w:rPr>
          <w:delText>aus</w:delText>
        </w:r>
        <w:r w:rsidRPr="001E76B3" w:rsidDel="001E76B3">
          <w:rPr>
            <w:rFonts w:ascii="Arial" w:hAnsi="Arial" w:cs="Arial"/>
            <w:color w:val="212529"/>
            <w:sz w:val="22"/>
            <w:szCs w:val="22"/>
          </w:rPr>
          <w:delText xml:space="preserve"> und stellt sicher, dass die Beschreibungen und Fotos der Waren im B2B-System so genau wie möglich sind. Die verfügbaren Farben der Waren können je nach den Einstellungen des Monitors, auf dem sie angezeigt werden, variieren. Der </w:delText>
        </w:r>
        <w:r w:rsidR="00FA501C" w:rsidRPr="001E76B3" w:rsidDel="001E76B3">
          <w:rPr>
            <w:rFonts w:ascii="Arial" w:hAnsi="Arial" w:cs="Arial"/>
            <w:color w:val="212529"/>
            <w:sz w:val="22"/>
            <w:szCs w:val="22"/>
          </w:rPr>
          <w:delText>Administrator</w:delText>
        </w:r>
        <w:r w:rsidRPr="001E76B3" w:rsidDel="001E76B3">
          <w:rPr>
            <w:rFonts w:ascii="Arial" w:hAnsi="Arial" w:cs="Arial"/>
            <w:color w:val="212529"/>
            <w:sz w:val="22"/>
            <w:szCs w:val="22"/>
          </w:rPr>
          <w:delText xml:space="preserve"> </w:delText>
        </w:r>
        <w:r w:rsidR="003D1FAD" w:rsidRPr="001E76B3" w:rsidDel="001E76B3">
          <w:rPr>
            <w:rFonts w:ascii="Arial" w:hAnsi="Arial" w:cs="Arial"/>
            <w:color w:val="212529"/>
            <w:sz w:val="22"/>
            <w:szCs w:val="22"/>
          </w:rPr>
          <w:delText xml:space="preserve">übernimmt keine Haftung für </w:delText>
        </w:r>
        <w:r w:rsidRPr="001E76B3" w:rsidDel="001E76B3">
          <w:rPr>
            <w:rFonts w:ascii="Arial" w:hAnsi="Arial" w:cs="Arial"/>
            <w:color w:val="212529"/>
            <w:sz w:val="22"/>
            <w:szCs w:val="22"/>
          </w:rPr>
          <w:delText xml:space="preserve">Abweichungen vom tatsächlichen Erscheinungsbild der Güter, es sei denn, diese Abweichungen werden durch Fahrlässigkeit des </w:delText>
        </w:r>
        <w:r w:rsidR="004500CA" w:rsidRPr="001E76B3" w:rsidDel="001E76B3">
          <w:rPr>
            <w:rFonts w:ascii="Arial" w:hAnsi="Arial" w:cs="Arial"/>
            <w:color w:val="212529"/>
            <w:sz w:val="22"/>
            <w:szCs w:val="22"/>
          </w:rPr>
          <w:delText>Administrators</w:delText>
        </w:r>
        <w:r w:rsidRPr="001E76B3" w:rsidDel="001E76B3">
          <w:rPr>
            <w:rFonts w:ascii="Arial" w:hAnsi="Arial" w:cs="Arial"/>
            <w:color w:val="212529"/>
            <w:sz w:val="22"/>
            <w:szCs w:val="22"/>
          </w:rPr>
          <w:delText xml:space="preserve"> verursacht.</w:delText>
        </w:r>
      </w:del>
    </w:p>
    <w:p w14:paraId="4661ECD2" w14:textId="215A8BDB" w:rsidR="003D1FAD" w:rsidRPr="001E76B3" w:rsidDel="001E76B3" w:rsidRDefault="003D1FAD" w:rsidP="006116D7">
      <w:pPr>
        <w:pStyle w:val="NormalnyWeb"/>
        <w:shd w:val="clear" w:color="auto" w:fill="FFFFFF"/>
        <w:spacing w:before="0" w:beforeAutospacing="0" w:after="0" w:afterAutospacing="0"/>
        <w:rPr>
          <w:del w:id="272" w:author="Paweł Woroniecki" w:date="2026-01-29T12:39:00Z" w16du:dateUtc="2026-01-29T11:39:00Z"/>
          <w:rFonts w:ascii="Arial" w:hAnsi="Arial" w:cs="Arial"/>
          <w:color w:val="212529"/>
          <w:sz w:val="22"/>
          <w:szCs w:val="22"/>
        </w:rPr>
      </w:pPr>
    </w:p>
    <w:p w14:paraId="61A2AA37" w14:textId="34DCC934" w:rsidR="006116D7" w:rsidRPr="001E76B3" w:rsidDel="001E76B3" w:rsidRDefault="006116D7" w:rsidP="006116D7">
      <w:pPr>
        <w:pStyle w:val="NormalnyWeb"/>
        <w:shd w:val="clear" w:color="auto" w:fill="FFFFFF"/>
        <w:spacing w:before="0" w:beforeAutospacing="0" w:after="0" w:afterAutospacing="0"/>
        <w:rPr>
          <w:del w:id="273" w:author="Paweł Woroniecki" w:date="2026-01-29T12:39:00Z" w16du:dateUtc="2026-01-29T11:39:00Z"/>
          <w:rFonts w:ascii="Arial" w:hAnsi="Arial" w:cs="Arial"/>
          <w:color w:val="212529"/>
          <w:sz w:val="22"/>
          <w:szCs w:val="22"/>
        </w:rPr>
      </w:pPr>
      <w:del w:id="274" w:author="Paweł Woroniecki" w:date="2026-01-29T12:39:00Z" w16du:dateUtc="2026-01-29T11:39:00Z">
        <w:r w:rsidRPr="001E76B3" w:rsidDel="001E76B3">
          <w:rPr>
            <w:rFonts w:ascii="Arial" w:hAnsi="Arial" w:cs="Arial"/>
            <w:color w:val="212529"/>
            <w:sz w:val="22"/>
            <w:szCs w:val="22"/>
          </w:rPr>
          <w:delText xml:space="preserve">3. Um das B2B-System zu nutzen, erstellt der Administrator in Absprache mit dem Kunden ein individuelles Konto für den Kunden, </w:delText>
        </w:r>
        <w:r w:rsidR="00024169" w:rsidRPr="001E76B3" w:rsidDel="001E76B3">
          <w:rPr>
            <w:rFonts w:ascii="Arial" w:hAnsi="Arial" w:cs="Arial"/>
            <w:color w:val="212529"/>
            <w:sz w:val="22"/>
            <w:szCs w:val="22"/>
          </w:rPr>
          <w:delText>welches</w:delText>
        </w:r>
        <w:r w:rsidRPr="001E76B3" w:rsidDel="001E76B3">
          <w:rPr>
            <w:rFonts w:ascii="Arial" w:hAnsi="Arial" w:cs="Arial"/>
            <w:color w:val="212529"/>
            <w:sz w:val="22"/>
            <w:szCs w:val="22"/>
          </w:rPr>
          <w:delText xml:space="preserve"> es dem Kunden ermöglicht, Bestellungen im B2B-System aufzugeben. Um sich im B2B-System anzumelden, erhält der Client</w:delText>
        </w:r>
      </w:del>
      <w:ins w:id="275" w:author="Luxan Krawczyk" w:date="2026-01-02T14:21:00Z" w16du:dateUtc="2026-01-02T13:21:00Z">
        <w:del w:id="276" w:author="Paweł Woroniecki" w:date="2026-01-29T12:39:00Z" w16du:dateUtc="2026-01-29T11:39:00Z">
          <w:r w:rsidR="009F020A" w:rsidRPr="001E76B3" w:rsidDel="001E76B3">
            <w:rPr>
              <w:rFonts w:ascii="Arial" w:hAnsi="Arial" w:cs="Arial"/>
              <w:color w:val="212529"/>
              <w:sz w:val="22"/>
              <w:szCs w:val="22"/>
            </w:rPr>
            <w:delText>Kunde</w:delText>
          </w:r>
        </w:del>
      </w:ins>
      <w:del w:id="277" w:author="Paweł Woroniecki" w:date="2026-01-29T12:39:00Z" w16du:dateUtc="2026-01-29T11:39:00Z">
        <w:r w:rsidRPr="001E76B3" w:rsidDel="001E76B3">
          <w:rPr>
            <w:rFonts w:ascii="Arial" w:hAnsi="Arial" w:cs="Arial"/>
            <w:color w:val="212529"/>
            <w:sz w:val="22"/>
            <w:szCs w:val="22"/>
          </w:rPr>
          <w:delText xml:space="preserve"> eine</w:delText>
        </w:r>
        <w:r w:rsidR="00231366" w:rsidRPr="001E76B3" w:rsidDel="001E76B3">
          <w:rPr>
            <w:rFonts w:ascii="Arial" w:hAnsi="Arial" w:cs="Arial"/>
            <w:color w:val="212529"/>
            <w:sz w:val="22"/>
            <w:szCs w:val="22"/>
          </w:rPr>
          <w:delText>n</w:delText>
        </w:r>
        <w:r w:rsidRPr="001E76B3" w:rsidDel="001E76B3">
          <w:rPr>
            <w:rFonts w:ascii="Arial" w:hAnsi="Arial" w:cs="Arial"/>
            <w:color w:val="212529"/>
            <w:sz w:val="22"/>
            <w:szCs w:val="22"/>
          </w:rPr>
          <w:delText xml:space="preserve"> </w:delText>
        </w:r>
        <w:r w:rsidR="00024169" w:rsidRPr="001E76B3" w:rsidDel="001E76B3">
          <w:rPr>
            <w:rFonts w:ascii="Arial" w:hAnsi="Arial" w:cs="Arial"/>
            <w:color w:val="212529"/>
            <w:sz w:val="22"/>
            <w:szCs w:val="22"/>
          </w:rPr>
          <w:delText>Login</w:delText>
        </w:r>
        <w:r w:rsidRPr="001E76B3" w:rsidDel="001E76B3">
          <w:rPr>
            <w:rFonts w:ascii="Arial" w:hAnsi="Arial" w:cs="Arial"/>
            <w:color w:val="212529"/>
            <w:sz w:val="22"/>
            <w:szCs w:val="22"/>
          </w:rPr>
          <w:delText xml:space="preserve"> und ein Passwort vom Administrator, wodurch der </w:delText>
        </w:r>
        <w:r w:rsidR="00231366" w:rsidRPr="001E76B3" w:rsidDel="001E76B3">
          <w:rPr>
            <w:rFonts w:ascii="Arial" w:hAnsi="Arial" w:cs="Arial"/>
            <w:color w:val="212529"/>
            <w:sz w:val="22"/>
            <w:szCs w:val="22"/>
          </w:rPr>
          <w:delText>Kunde</w:delText>
        </w:r>
        <w:r w:rsidRPr="001E76B3" w:rsidDel="001E76B3">
          <w:rPr>
            <w:rFonts w:ascii="Arial" w:hAnsi="Arial" w:cs="Arial"/>
            <w:color w:val="212529"/>
            <w:sz w:val="22"/>
            <w:szCs w:val="22"/>
          </w:rPr>
          <w:delText xml:space="preserve"> sich im B2B-System anmelden kann. Der Kunde erklärt sich bereit, seinen Login und sein Passwort nicht mit anderen Personen oder Einrichtungen zu teilen, und der Kunde ist verantwortlich für etwaige Schäden, die durch die Weitergabe dieser Daten an unbefugte Personen oder Einrichtungen entstehen.</w:delText>
        </w:r>
      </w:del>
    </w:p>
    <w:p w14:paraId="2DC4D9AC" w14:textId="151FA17E" w:rsidR="00231366" w:rsidRPr="001E76B3" w:rsidDel="001E76B3" w:rsidRDefault="00231366" w:rsidP="006116D7">
      <w:pPr>
        <w:pStyle w:val="NormalnyWeb"/>
        <w:shd w:val="clear" w:color="auto" w:fill="FFFFFF"/>
        <w:spacing w:before="0" w:beforeAutospacing="0" w:after="0" w:afterAutospacing="0"/>
        <w:rPr>
          <w:del w:id="278" w:author="Paweł Woroniecki" w:date="2026-01-29T12:39:00Z" w16du:dateUtc="2026-01-29T11:39:00Z"/>
          <w:rFonts w:ascii="Arial" w:hAnsi="Arial" w:cs="Arial"/>
          <w:color w:val="212529"/>
          <w:sz w:val="22"/>
          <w:szCs w:val="22"/>
        </w:rPr>
      </w:pPr>
    </w:p>
    <w:p w14:paraId="3868E4C3" w14:textId="714E5892" w:rsidR="006116D7" w:rsidRPr="001E76B3" w:rsidDel="001E76B3" w:rsidRDefault="006116D7" w:rsidP="006116D7">
      <w:pPr>
        <w:pStyle w:val="NormalnyWeb"/>
        <w:shd w:val="clear" w:color="auto" w:fill="FFFFFF"/>
        <w:spacing w:before="0" w:beforeAutospacing="0" w:after="0" w:afterAutospacing="0"/>
        <w:rPr>
          <w:del w:id="279" w:author="Paweł Woroniecki" w:date="2026-01-29T12:39:00Z" w16du:dateUtc="2026-01-29T11:39:00Z"/>
          <w:rFonts w:ascii="Arial" w:hAnsi="Arial" w:cs="Arial"/>
          <w:color w:val="212529"/>
          <w:sz w:val="22"/>
          <w:szCs w:val="22"/>
        </w:rPr>
      </w:pPr>
      <w:del w:id="280" w:author="Paweł Woroniecki" w:date="2026-01-29T12:39:00Z" w16du:dateUtc="2026-01-29T11:39:00Z">
        <w:r w:rsidRPr="001E76B3" w:rsidDel="001E76B3">
          <w:rPr>
            <w:rFonts w:ascii="Arial" w:hAnsi="Arial" w:cs="Arial"/>
            <w:color w:val="212529"/>
            <w:sz w:val="22"/>
            <w:szCs w:val="22"/>
          </w:rPr>
          <w:delText xml:space="preserve">4. Nach dem Einloggen im B2B-System bestätigt der </w:delText>
        </w:r>
      </w:del>
      <w:ins w:id="281" w:author="Luxan Krawczyk" w:date="2026-01-02T14:21:00Z" w16du:dateUtc="2026-01-02T13:21:00Z">
        <w:del w:id="282" w:author="Paweł Woroniecki" w:date="2026-01-29T12:39:00Z" w16du:dateUtc="2026-01-29T11:39:00Z">
          <w:r w:rsidR="009F020A" w:rsidRPr="001E76B3" w:rsidDel="001E76B3">
            <w:rPr>
              <w:rFonts w:ascii="Arial" w:hAnsi="Arial" w:cs="Arial"/>
              <w:color w:val="212529"/>
              <w:sz w:val="22"/>
              <w:szCs w:val="22"/>
            </w:rPr>
            <w:delText>Kunde</w:delText>
          </w:r>
        </w:del>
      </w:ins>
      <w:del w:id="283" w:author="Paweł Woroniecki" w:date="2026-01-29T12:39:00Z" w16du:dateUtc="2026-01-29T11:39:00Z">
        <w:r w:rsidRPr="001E76B3" w:rsidDel="001E76B3">
          <w:rPr>
            <w:rFonts w:ascii="Arial" w:hAnsi="Arial" w:cs="Arial"/>
            <w:color w:val="212529"/>
            <w:sz w:val="22"/>
            <w:szCs w:val="22"/>
          </w:rPr>
          <w:delText>Client, dass er die Nutzungsbedingungen für das B2B-Bestellsystem gelesen hat, und erhält dann Zugriff auf sein Konto im B2B-System. In seinem Konto kann der Kunde Bestellungen aufgeben und auf die vollständige Historie der abgeschlossenen und ausstehenden Bestellungen</w:delText>
        </w:r>
      </w:del>
      <w:ins w:id="284" w:author="Tim Tovornik Luxan DE" w:date="2026-01-07T16:26:00Z" w16du:dateUtc="2026-01-07T15:26:00Z">
        <w:del w:id="285" w:author="Paweł Woroniecki" w:date="2026-01-29T12:39:00Z" w16du:dateUtc="2026-01-29T11:39:00Z">
          <w:r w:rsidR="001D30A8" w:rsidRPr="001E76B3" w:rsidDel="001E76B3">
            <w:rPr>
              <w:rFonts w:ascii="Arial" w:hAnsi="Arial" w:cs="Arial"/>
              <w:color w:val="212529"/>
              <w:sz w:val="22"/>
              <w:szCs w:val="22"/>
            </w:rPr>
            <w:delText>, die über das B2B-System getätigt wurden,</w:delText>
          </w:r>
        </w:del>
      </w:ins>
      <w:del w:id="286" w:author="Paweł Woroniecki" w:date="2026-01-29T12:39:00Z" w16du:dateUtc="2026-01-29T11:39:00Z">
        <w:r w:rsidRPr="001E76B3" w:rsidDel="001E76B3">
          <w:rPr>
            <w:rFonts w:ascii="Arial" w:hAnsi="Arial" w:cs="Arial"/>
            <w:color w:val="212529"/>
            <w:sz w:val="22"/>
            <w:szCs w:val="22"/>
          </w:rPr>
          <w:delText xml:space="preserve"> zugreifen.</w:delText>
        </w:r>
      </w:del>
    </w:p>
    <w:p w14:paraId="7A3BB00B" w14:textId="65A8D02C" w:rsidR="00295A0F" w:rsidRPr="001E76B3" w:rsidDel="001E76B3" w:rsidRDefault="00295A0F" w:rsidP="006116D7">
      <w:pPr>
        <w:pStyle w:val="NormalnyWeb"/>
        <w:shd w:val="clear" w:color="auto" w:fill="FFFFFF"/>
        <w:spacing w:before="0" w:beforeAutospacing="0" w:after="0" w:afterAutospacing="0"/>
        <w:rPr>
          <w:del w:id="287" w:author="Paweł Woroniecki" w:date="2026-01-29T12:39:00Z" w16du:dateUtc="2026-01-29T11:39:00Z"/>
          <w:rFonts w:ascii="Arial" w:hAnsi="Arial" w:cs="Arial"/>
          <w:color w:val="212529"/>
          <w:sz w:val="22"/>
          <w:szCs w:val="22"/>
        </w:rPr>
      </w:pPr>
    </w:p>
    <w:p w14:paraId="2B1CCC15" w14:textId="7939984B" w:rsidR="006116D7" w:rsidRPr="001E76B3" w:rsidDel="001E76B3" w:rsidRDefault="006116D7" w:rsidP="006116D7">
      <w:pPr>
        <w:pStyle w:val="NormalnyWeb"/>
        <w:shd w:val="clear" w:color="auto" w:fill="FFFFFF"/>
        <w:spacing w:before="0" w:beforeAutospacing="0" w:after="0" w:afterAutospacing="0"/>
        <w:rPr>
          <w:del w:id="288" w:author="Paweł Woroniecki" w:date="2026-01-29T12:39:00Z" w16du:dateUtc="2026-01-29T11:39:00Z"/>
          <w:rFonts w:ascii="Arial" w:hAnsi="Arial" w:cs="Arial"/>
          <w:color w:val="212529"/>
          <w:sz w:val="22"/>
          <w:szCs w:val="22"/>
        </w:rPr>
      </w:pPr>
      <w:del w:id="289" w:author="Paweł Woroniecki" w:date="2026-01-29T12:39:00Z" w16du:dateUtc="2026-01-29T11:39:00Z">
        <w:r w:rsidRPr="001E76B3" w:rsidDel="001E76B3">
          <w:rPr>
            <w:rFonts w:ascii="Arial" w:hAnsi="Arial" w:cs="Arial"/>
            <w:color w:val="212529"/>
            <w:sz w:val="22"/>
            <w:szCs w:val="22"/>
          </w:rPr>
          <w:delText xml:space="preserve">5. Um eine Bestellung aufzugeben, wählt der Kunde den Button </w:delText>
        </w:r>
      </w:del>
      <w:ins w:id="290" w:author="Tim Tovornik Luxan DE" w:date="2026-01-07T16:28:00Z" w16du:dateUtc="2026-01-07T15:28:00Z">
        <w:del w:id="291" w:author="Paweł Woroniecki" w:date="2026-01-29T12:39:00Z" w16du:dateUtc="2026-01-29T11:39:00Z">
          <w:r w:rsidR="001D30A8" w:rsidRPr="001E76B3" w:rsidDel="001E76B3">
            <w:rPr>
              <w:rFonts w:ascii="Arial" w:hAnsi="Arial" w:cs="Arial"/>
              <w:color w:val="212529"/>
              <w:sz w:val="22"/>
              <w:szCs w:val="22"/>
            </w:rPr>
            <w:delText xml:space="preserve">„Neues Angebot erfassen“ </w:delText>
          </w:r>
        </w:del>
      </w:ins>
      <w:del w:id="292" w:author="Paweł Woroniecki" w:date="2026-01-29T12:39:00Z" w16du:dateUtc="2026-01-29T11:39:00Z">
        <w:r w:rsidRPr="001E76B3" w:rsidDel="001E76B3">
          <w:rPr>
            <w:rFonts w:ascii="Arial" w:hAnsi="Arial" w:cs="Arial"/>
            <w:color w:val="212529"/>
            <w:sz w:val="22"/>
            <w:szCs w:val="22"/>
          </w:rPr>
          <w:delText>Neue Bestellung und gibt den Bestellnamen</w:delText>
        </w:r>
      </w:del>
      <w:ins w:id="293" w:author="Tim Tovornik Luxan DE" w:date="2026-01-07T16:28:00Z" w16du:dateUtc="2026-01-07T15:28:00Z">
        <w:del w:id="294" w:author="Paweł Woroniecki" w:date="2026-01-29T12:39:00Z" w16du:dateUtc="2026-01-29T11:39:00Z">
          <w:r w:rsidR="001D30A8" w:rsidRPr="001E76B3" w:rsidDel="001E76B3">
            <w:rPr>
              <w:rFonts w:ascii="Arial" w:hAnsi="Arial" w:cs="Arial"/>
              <w:color w:val="212529"/>
              <w:sz w:val="22"/>
              <w:szCs w:val="22"/>
            </w:rPr>
            <w:delText>/</w:delText>
          </w:r>
        </w:del>
      </w:ins>
      <w:ins w:id="295" w:author="Tim Tovornik Luxan DE" w:date="2026-01-09T10:09:00Z" w16du:dateUtc="2026-01-09T09:09:00Z">
        <w:del w:id="296" w:author="Paweł Woroniecki" w:date="2026-01-29T12:39:00Z" w16du:dateUtc="2026-01-29T11:39:00Z">
          <w:r w:rsidR="001F4B05" w:rsidRPr="001E76B3" w:rsidDel="001E76B3">
            <w:rPr>
              <w:rFonts w:ascii="Arial" w:hAnsi="Arial" w:cs="Arial"/>
              <w:color w:val="212529"/>
              <w:sz w:val="22"/>
              <w:szCs w:val="22"/>
            </w:rPr>
            <w:delText>Kommission</w:delText>
          </w:r>
        </w:del>
      </w:ins>
      <w:del w:id="297" w:author="Paweł Woroniecki" w:date="2026-01-29T12:39:00Z" w16du:dateUtc="2026-01-29T11:39:00Z">
        <w:r w:rsidRPr="001E76B3" w:rsidDel="001E76B3">
          <w:rPr>
            <w:rFonts w:ascii="Arial" w:hAnsi="Arial" w:cs="Arial"/>
            <w:color w:val="212529"/>
            <w:sz w:val="22"/>
            <w:szCs w:val="22"/>
          </w:rPr>
          <w:delText xml:space="preserve"> ein.</w:delText>
        </w:r>
      </w:del>
    </w:p>
    <w:p w14:paraId="0ACE00CC" w14:textId="1C5E42E3" w:rsidR="006116D7" w:rsidRPr="001E76B3" w:rsidDel="001E76B3" w:rsidRDefault="006116D7" w:rsidP="006116D7">
      <w:pPr>
        <w:pStyle w:val="NormalnyWeb"/>
        <w:shd w:val="clear" w:color="auto" w:fill="FFFFFF"/>
        <w:spacing w:before="0" w:beforeAutospacing="0" w:after="0" w:afterAutospacing="0"/>
        <w:rPr>
          <w:del w:id="298" w:author="Paweł Woroniecki" w:date="2026-01-29T12:39:00Z" w16du:dateUtc="2026-01-29T11:39:00Z"/>
          <w:rFonts w:ascii="Arial" w:hAnsi="Arial" w:cs="Arial"/>
          <w:color w:val="212529"/>
          <w:sz w:val="22"/>
          <w:szCs w:val="22"/>
        </w:rPr>
      </w:pPr>
      <w:del w:id="299" w:author="Paweł Woroniecki" w:date="2026-01-29T12:39:00Z" w16du:dateUtc="2026-01-29T11:39:00Z">
        <w:r w:rsidRPr="001E76B3" w:rsidDel="001E76B3">
          <w:rPr>
            <w:rFonts w:ascii="Arial" w:hAnsi="Arial" w:cs="Arial"/>
            <w:color w:val="212529"/>
            <w:sz w:val="22"/>
            <w:szCs w:val="22"/>
          </w:rPr>
          <w:delText>An diesem Punkt kann der Kunde persönliche Daten, Kontaktinformationen und Notizen zu seinem Kunden – dem endgültigen Empfänger – eingeben, für den er einen bestimmten Bestellartikel aufgibt. Mit diesen Daten kann der Administrator die bestellten Waren direkt an den vom Kunden angegebenen Endempfänger liefern. Die Eingabe dieser Daten ist nicht erforderlich, um den Auftrag abzuschließen. Der Kunde ist für die Genauigkeit der eingegebenen Daten verantwortlich. Der Kunde bestätigt die eingegebenen Daten, indem er auf die Schaltfläche "Speichern" klickt.</w:delText>
        </w:r>
      </w:del>
    </w:p>
    <w:p w14:paraId="1C014A4F" w14:textId="4C209261" w:rsidR="006116D7" w:rsidRPr="001E76B3" w:rsidDel="001E76B3" w:rsidRDefault="006116D7" w:rsidP="006116D7">
      <w:pPr>
        <w:pStyle w:val="NormalnyWeb"/>
        <w:shd w:val="clear" w:color="auto" w:fill="FFFFFF"/>
        <w:spacing w:before="0" w:beforeAutospacing="0" w:after="0" w:afterAutospacing="0"/>
        <w:rPr>
          <w:del w:id="300" w:author="Paweł Woroniecki" w:date="2026-01-29T12:39:00Z" w16du:dateUtc="2026-01-29T11:39:00Z"/>
          <w:rFonts w:ascii="Arial" w:hAnsi="Arial" w:cs="Arial"/>
          <w:color w:val="212529"/>
          <w:sz w:val="22"/>
          <w:szCs w:val="22"/>
        </w:rPr>
      </w:pPr>
      <w:del w:id="301" w:author="Paweł Woroniecki" w:date="2026-01-29T12:39:00Z" w16du:dateUtc="2026-01-29T11:39:00Z">
        <w:r w:rsidRPr="001E76B3" w:rsidDel="001E76B3">
          <w:rPr>
            <w:rFonts w:ascii="Arial" w:hAnsi="Arial" w:cs="Arial"/>
            <w:color w:val="212529"/>
            <w:sz w:val="22"/>
            <w:szCs w:val="22"/>
          </w:rPr>
          <w:delText>Der Kunde wählt dann die Schaltfläche "</w:delText>
        </w:r>
      </w:del>
      <w:ins w:id="302" w:author="Tim Tovornik Luxan DE" w:date="2026-01-07T16:30:00Z" w16du:dateUtc="2026-01-07T15:30:00Z">
        <w:del w:id="303" w:author="Paweł Woroniecki" w:date="2026-01-29T12:39:00Z" w16du:dateUtc="2026-01-29T11:39:00Z">
          <w:r w:rsidR="001D30A8" w:rsidRPr="001E76B3" w:rsidDel="001E76B3">
            <w:rPr>
              <w:rFonts w:ascii="Arial" w:hAnsi="Arial" w:cs="Arial"/>
              <w:color w:val="212529"/>
              <w:sz w:val="22"/>
              <w:szCs w:val="22"/>
            </w:rPr>
            <w:delText>Position</w:delText>
          </w:r>
        </w:del>
      </w:ins>
      <w:del w:id="304" w:author="Paweł Woroniecki" w:date="2026-01-29T12:39:00Z" w16du:dateUtc="2026-01-29T11:39:00Z">
        <w:r w:rsidRPr="001E76B3" w:rsidDel="001E76B3">
          <w:rPr>
            <w:rFonts w:ascii="Arial" w:hAnsi="Arial" w:cs="Arial"/>
            <w:color w:val="212529"/>
            <w:sz w:val="22"/>
            <w:szCs w:val="22"/>
          </w:rPr>
          <w:delText xml:space="preserve">Artikel hinzufügen" aus und wählt die Waren aus den im B2B-System verfügbaren Produkten entsprechend deren Parametern und </w:delText>
        </w:r>
      </w:del>
      <w:ins w:id="305" w:author="Tim Tovornik Luxan DE" w:date="2026-01-07T16:30:00Z" w16du:dateUtc="2026-01-07T15:30:00Z">
        <w:del w:id="306" w:author="Paweł Woroniecki" w:date="2026-01-29T12:39:00Z" w16du:dateUtc="2026-01-29T11:39:00Z">
          <w:r w:rsidR="001D30A8" w:rsidRPr="001E76B3" w:rsidDel="001E76B3">
            <w:rPr>
              <w:rFonts w:ascii="Arial" w:hAnsi="Arial" w:cs="Arial"/>
              <w:color w:val="212529"/>
              <w:sz w:val="22"/>
              <w:szCs w:val="22"/>
            </w:rPr>
            <w:delText>Eigenschaften</w:delText>
          </w:r>
        </w:del>
      </w:ins>
      <w:del w:id="307" w:author="Paweł Woroniecki" w:date="2026-01-29T12:39:00Z" w16du:dateUtc="2026-01-29T11:39:00Z">
        <w:r w:rsidRPr="001E76B3" w:rsidDel="001E76B3">
          <w:rPr>
            <w:rFonts w:ascii="Arial" w:hAnsi="Arial" w:cs="Arial"/>
            <w:color w:val="212529"/>
            <w:sz w:val="22"/>
            <w:szCs w:val="22"/>
          </w:rPr>
          <w:delText xml:space="preserve">Kriterien aus. Der Kunde ist für die eingegebenen </w:delText>
        </w:r>
      </w:del>
      <w:ins w:id="308" w:author="Tim Tovornik Luxan DE" w:date="2026-01-07T16:31:00Z" w16du:dateUtc="2026-01-07T15:31:00Z">
        <w:del w:id="309" w:author="Paweł Woroniecki" w:date="2026-01-29T12:39:00Z" w16du:dateUtc="2026-01-29T11:39:00Z">
          <w:r w:rsidR="009C37AB" w:rsidRPr="001E76B3" w:rsidDel="001E76B3">
            <w:rPr>
              <w:rFonts w:ascii="Arial" w:hAnsi="Arial" w:cs="Arial"/>
              <w:color w:val="212529"/>
              <w:sz w:val="22"/>
              <w:szCs w:val="22"/>
            </w:rPr>
            <w:delText>Daten</w:delText>
          </w:r>
        </w:del>
      </w:ins>
      <w:del w:id="310" w:author="Paweł Woroniecki" w:date="2026-01-29T12:39:00Z" w16du:dateUtc="2026-01-29T11:39:00Z">
        <w:r w:rsidRPr="001E76B3" w:rsidDel="001E76B3">
          <w:rPr>
            <w:rFonts w:ascii="Arial" w:hAnsi="Arial" w:cs="Arial"/>
            <w:color w:val="212529"/>
            <w:sz w:val="22"/>
            <w:szCs w:val="22"/>
          </w:rPr>
          <w:delText>Parameter und Kriterien zur Auswahl der Waren verantwortlich. Der Kunde bestätigt seine Auswahl, indem er auf den "Speichern"-Button klickt</w:delText>
        </w:r>
      </w:del>
      <w:ins w:id="311" w:author="Tim Tovornik Luxan DE" w:date="2026-01-09T10:10:00Z" w16du:dateUtc="2026-01-09T09:10:00Z">
        <w:del w:id="312" w:author="Paweł Woroniecki" w:date="2026-01-29T12:39:00Z" w16du:dateUtc="2026-01-29T11:39:00Z">
          <w:r w:rsidR="001F4B05" w:rsidRPr="001E76B3" w:rsidDel="001E76B3">
            <w:rPr>
              <w:rFonts w:ascii="Arial" w:hAnsi="Arial" w:cs="Arial"/>
              <w:color w:val="212529"/>
              <w:sz w:val="22"/>
              <w:szCs w:val="22"/>
            </w:rPr>
            <w:delText>.</w:delText>
          </w:r>
        </w:del>
      </w:ins>
      <w:del w:id="313" w:author="Paweł Woroniecki" w:date="2026-01-29T12:39:00Z" w16du:dateUtc="2026-01-29T11:39:00Z">
        <w:r w:rsidRPr="001E76B3" w:rsidDel="001E76B3">
          <w:rPr>
            <w:rFonts w:ascii="Arial" w:hAnsi="Arial" w:cs="Arial"/>
            <w:color w:val="212529"/>
            <w:sz w:val="22"/>
            <w:szCs w:val="22"/>
          </w:rPr>
          <w:delText xml:space="preserve">, und die </w:delText>
        </w:r>
        <w:commentRangeStart w:id="314"/>
        <w:r w:rsidRPr="001E76B3" w:rsidDel="001E76B3">
          <w:rPr>
            <w:rFonts w:ascii="Arial" w:hAnsi="Arial" w:cs="Arial"/>
            <w:color w:val="212529"/>
            <w:sz w:val="22"/>
            <w:szCs w:val="22"/>
          </w:rPr>
          <w:delText xml:space="preserve">Bestellung wird im Bereich "Ihre Bestellungen" gespeichert. </w:delText>
        </w:r>
        <w:commentRangeEnd w:id="314"/>
        <w:r w:rsidR="00485988" w:rsidRPr="001E76B3" w:rsidDel="001E76B3">
          <w:rPr>
            <w:rStyle w:val="Odwoaniedokomentarza"/>
            <w:rFonts w:ascii="Arial" w:hAnsi="Arial" w:cs="Arial"/>
            <w:color w:val="212529"/>
            <w:sz w:val="22"/>
            <w:szCs w:val="22"/>
            <w:rPrChange w:id="315" w:author="Paweł Woroniecki" w:date="2026-01-29T12:39:00Z" w16du:dateUtc="2026-01-29T11:39:00Z">
              <w:rPr>
                <w:rStyle w:val="Odwoaniedokomentarza"/>
                <w:rFonts w:ascii="Arial" w:hAnsi="Arial" w:cs="Arial"/>
                <w:color w:val="212529"/>
                <w:sz w:val="24"/>
                <w:szCs w:val="24"/>
              </w:rPr>
            </w:rPrChange>
          </w:rPr>
          <w:commentReference w:id="314"/>
        </w:r>
        <w:r w:rsidRPr="001E76B3" w:rsidDel="001E76B3">
          <w:rPr>
            <w:rFonts w:ascii="Arial" w:hAnsi="Arial" w:cs="Arial"/>
            <w:color w:val="212529"/>
            <w:sz w:val="22"/>
            <w:szCs w:val="22"/>
            <w:rPrChange w:id="316" w:author="Paweł Woroniecki" w:date="2026-01-29T12:39:00Z" w16du:dateUtc="2026-01-29T11:39:00Z">
              <w:rPr>
                <w:rFonts w:ascii="Arial" w:hAnsi="Arial" w:cs="Arial"/>
                <w:color w:val="212529"/>
              </w:rPr>
            </w:rPrChange>
          </w:rPr>
          <w:delText xml:space="preserve">Im Abschnitt "Ihre </w:delText>
        </w:r>
      </w:del>
      <w:ins w:id="317" w:author="Tim Tovornik Luxan DE" w:date="2026-01-07T16:32:00Z" w16du:dateUtc="2026-01-07T15:32:00Z">
        <w:del w:id="318" w:author="Paweł Woroniecki" w:date="2026-01-29T12:39:00Z" w16du:dateUtc="2026-01-29T11:39:00Z">
          <w:r w:rsidR="009C37AB" w:rsidRPr="001E76B3" w:rsidDel="001E76B3">
            <w:rPr>
              <w:rFonts w:ascii="Arial" w:hAnsi="Arial" w:cs="Arial"/>
              <w:color w:val="212529"/>
              <w:sz w:val="22"/>
              <w:szCs w:val="22"/>
            </w:rPr>
            <w:delText>Angebote</w:delText>
          </w:r>
        </w:del>
      </w:ins>
      <w:del w:id="319" w:author="Paweł Woroniecki" w:date="2026-01-29T12:39:00Z" w16du:dateUtc="2026-01-29T11:39:00Z">
        <w:r w:rsidRPr="001E76B3" w:rsidDel="001E76B3">
          <w:rPr>
            <w:rFonts w:ascii="Arial" w:hAnsi="Arial" w:cs="Arial"/>
            <w:color w:val="212529"/>
            <w:sz w:val="22"/>
            <w:szCs w:val="22"/>
          </w:rPr>
          <w:delText xml:space="preserve">Bestellungen" kann der Kunde </w:delText>
        </w:r>
      </w:del>
      <w:ins w:id="320" w:author="Tim Tovornik Luxan DE" w:date="2026-01-07T16:32:00Z" w16du:dateUtc="2026-01-07T15:32:00Z">
        <w:del w:id="321" w:author="Paweł Woroniecki" w:date="2026-01-29T12:39:00Z" w16du:dateUtc="2026-01-29T11:39:00Z">
          <w:r w:rsidR="009C37AB" w:rsidRPr="001E76B3" w:rsidDel="001E76B3">
            <w:rPr>
              <w:rFonts w:ascii="Arial" w:hAnsi="Arial" w:cs="Arial"/>
              <w:color w:val="212529"/>
              <w:sz w:val="22"/>
              <w:szCs w:val="22"/>
            </w:rPr>
            <w:delText>das Angebot</w:delText>
          </w:r>
        </w:del>
      </w:ins>
      <w:del w:id="322" w:author="Paweł Woroniecki" w:date="2026-01-29T12:39:00Z" w16du:dateUtc="2026-01-29T11:39:00Z">
        <w:r w:rsidRPr="001E76B3" w:rsidDel="001E76B3">
          <w:rPr>
            <w:rFonts w:ascii="Arial" w:hAnsi="Arial" w:cs="Arial"/>
            <w:color w:val="212529"/>
            <w:sz w:val="22"/>
            <w:szCs w:val="22"/>
          </w:rPr>
          <w:delText xml:space="preserve">die Bestellung weiter bearbeiten, die Menge, Parameter und </w:delText>
        </w:r>
      </w:del>
      <w:ins w:id="323" w:author="Tim Tovornik Luxan DE" w:date="2026-01-07T16:32:00Z" w16du:dateUtc="2026-01-07T15:32:00Z">
        <w:del w:id="324" w:author="Paweł Woroniecki" w:date="2026-01-29T12:39:00Z" w16du:dateUtc="2026-01-29T11:39:00Z">
          <w:r w:rsidR="009C37AB" w:rsidRPr="001E76B3" w:rsidDel="001E76B3">
            <w:rPr>
              <w:rFonts w:ascii="Arial" w:hAnsi="Arial" w:cs="Arial"/>
              <w:color w:val="212529"/>
              <w:sz w:val="22"/>
              <w:szCs w:val="22"/>
            </w:rPr>
            <w:delText>Eigenschaften</w:delText>
          </w:r>
        </w:del>
      </w:ins>
      <w:del w:id="325" w:author="Paweł Woroniecki" w:date="2026-01-29T12:39:00Z" w16du:dateUtc="2026-01-29T11:39:00Z">
        <w:r w:rsidRPr="001E76B3" w:rsidDel="001E76B3">
          <w:rPr>
            <w:rFonts w:ascii="Arial" w:hAnsi="Arial" w:cs="Arial"/>
            <w:color w:val="212529"/>
            <w:sz w:val="22"/>
            <w:szCs w:val="22"/>
          </w:rPr>
          <w:delText>Auswahlkriterien der Waren ändern oder einen bestimmten Artikel aus der Bestellung löschen</w:delText>
        </w:r>
      </w:del>
      <w:ins w:id="326" w:author="Tim Tovornik Luxan DE" w:date="2026-01-07T16:33:00Z" w16du:dateUtc="2026-01-07T15:33:00Z">
        <w:del w:id="327" w:author="Paweł Woroniecki" w:date="2026-01-29T12:39:00Z" w16du:dateUtc="2026-01-29T11:39:00Z">
          <w:r w:rsidR="009C37AB" w:rsidRPr="001E76B3" w:rsidDel="001E76B3">
            <w:rPr>
              <w:rFonts w:ascii="Arial" w:hAnsi="Arial" w:cs="Arial"/>
              <w:color w:val="212529"/>
              <w:sz w:val="22"/>
              <w:szCs w:val="22"/>
            </w:rPr>
            <w:delText xml:space="preserve"> oder hinzufügen</w:delText>
          </w:r>
        </w:del>
      </w:ins>
      <w:del w:id="328" w:author="Paweł Woroniecki" w:date="2026-01-29T12:39:00Z" w16du:dateUtc="2026-01-29T11:39:00Z">
        <w:r w:rsidRPr="001E76B3" w:rsidDel="001E76B3">
          <w:rPr>
            <w:rFonts w:ascii="Arial" w:hAnsi="Arial" w:cs="Arial"/>
            <w:color w:val="212529"/>
            <w:sz w:val="22"/>
            <w:szCs w:val="22"/>
          </w:rPr>
          <w:delText>. Der Kunde kann beliebig viele Artikel in eine</w:delText>
        </w:r>
      </w:del>
      <w:ins w:id="329" w:author="Tim Tovornik Luxan DE" w:date="2026-01-07T16:38:00Z" w16du:dateUtc="2026-01-07T15:38:00Z">
        <w:del w:id="330" w:author="Paweł Woroniecki" w:date="2026-01-29T12:39:00Z" w16du:dateUtc="2026-01-29T11:39:00Z">
          <w:r w:rsidR="009C37AB" w:rsidRPr="001E76B3" w:rsidDel="001E76B3">
            <w:rPr>
              <w:rFonts w:ascii="Arial" w:hAnsi="Arial" w:cs="Arial"/>
              <w:color w:val="212529"/>
              <w:sz w:val="22"/>
              <w:szCs w:val="22"/>
            </w:rPr>
            <w:delText>m</w:delText>
          </w:r>
        </w:del>
      </w:ins>
      <w:del w:id="331" w:author="Paweł Woroniecki" w:date="2026-01-29T12:39:00Z" w16du:dateUtc="2026-01-29T11:39:00Z">
        <w:r w:rsidRPr="001E76B3" w:rsidDel="001E76B3">
          <w:rPr>
            <w:rFonts w:ascii="Arial" w:hAnsi="Arial" w:cs="Arial"/>
            <w:color w:val="212529"/>
            <w:sz w:val="22"/>
            <w:szCs w:val="22"/>
          </w:rPr>
          <w:delText>r einzige</w:delText>
        </w:r>
      </w:del>
      <w:ins w:id="332" w:author="Tim Tovornik Luxan DE" w:date="2026-01-07T16:38:00Z" w16du:dateUtc="2026-01-07T15:38:00Z">
        <w:del w:id="333" w:author="Paweł Woroniecki" w:date="2026-01-29T12:39:00Z" w16du:dateUtc="2026-01-29T11:39:00Z">
          <w:r w:rsidR="009C37AB" w:rsidRPr="001E76B3" w:rsidDel="001E76B3">
            <w:rPr>
              <w:rFonts w:ascii="Arial" w:hAnsi="Arial" w:cs="Arial"/>
              <w:color w:val="212529"/>
              <w:sz w:val="22"/>
              <w:szCs w:val="22"/>
            </w:rPr>
            <w:delText>m</w:delText>
          </w:r>
        </w:del>
      </w:ins>
      <w:del w:id="334" w:author="Paweł Woroniecki" w:date="2026-01-29T12:39:00Z" w16du:dateUtc="2026-01-29T11:39:00Z">
        <w:r w:rsidRPr="001E76B3" w:rsidDel="001E76B3">
          <w:rPr>
            <w:rFonts w:ascii="Arial" w:hAnsi="Arial" w:cs="Arial"/>
            <w:color w:val="212529"/>
            <w:sz w:val="22"/>
            <w:szCs w:val="22"/>
          </w:rPr>
          <w:delText xml:space="preserve">n </w:delText>
        </w:r>
      </w:del>
      <w:ins w:id="335" w:author="Tim Tovornik Luxan DE" w:date="2026-01-07T16:38:00Z" w16du:dateUtc="2026-01-07T15:38:00Z">
        <w:del w:id="336" w:author="Paweł Woroniecki" w:date="2026-01-29T12:39:00Z" w16du:dateUtc="2026-01-29T11:39:00Z">
          <w:r w:rsidR="009C37AB" w:rsidRPr="001E76B3" w:rsidDel="001E76B3">
            <w:rPr>
              <w:rFonts w:ascii="Arial" w:hAnsi="Arial" w:cs="Arial"/>
              <w:color w:val="212529"/>
              <w:sz w:val="22"/>
              <w:szCs w:val="22"/>
            </w:rPr>
            <w:delText>Angebot</w:delText>
          </w:r>
        </w:del>
      </w:ins>
      <w:del w:id="337" w:author="Paweł Woroniecki" w:date="2026-01-29T12:39:00Z" w16du:dateUtc="2026-01-29T11:39:00Z">
        <w:r w:rsidRPr="001E76B3" w:rsidDel="001E76B3">
          <w:rPr>
            <w:rFonts w:ascii="Arial" w:hAnsi="Arial" w:cs="Arial"/>
            <w:color w:val="212529"/>
            <w:sz w:val="22"/>
            <w:szCs w:val="22"/>
          </w:rPr>
          <w:delText>Bestellung</w:delText>
        </w:r>
      </w:del>
      <w:ins w:id="338" w:author="Tim Tovornik Luxan DE" w:date="2026-01-07T16:38:00Z" w16du:dateUtc="2026-01-07T15:38:00Z">
        <w:del w:id="339" w:author="Paweł Woroniecki" w:date="2026-01-29T12:39:00Z" w16du:dateUtc="2026-01-29T11:39:00Z">
          <w:r w:rsidR="009C37AB" w:rsidRPr="001E76B3" w:rsidDel="001E76B3">
            <w:rPr>
              <w:rFonts w:ascii="Arial" w:hAnsi="Arial" w:cs="Arial"/>
              <w:color w:val="212529"/>
              <w:sz w:val="22"/>
              <w:szCs w:val="22"/>
            </w:rPr>
            <w:delText xml:space="preserve"> </w:delText>
          </w:r>
        </w:del>
      </w:ins>
      <w:del w:id="340" w:author="Paweł Woroniecki" w:date="2026-01-29T12:39:00Z" w16du:dateUtc="2026-01-29T11:39:00Z">
        <w:r w:rsidRPr="001E76B3" w:rsidDel="001E76B3">
          <w:rPr>
            <w:rFonts w:ascii="Arial" w:hAnsi="Arial" w:cs="Arial"/>
            <w:color w:val="212529"/>
            <w:sz w:val="22"/>
            <w:szCs w:val="22"/>
          </w:rPr>
          <w:delText xml:space="preserve"> aufnehmen, die nacheinander im </w:delText>
        </w:r>
        <w:commentRangeStart w:id="341"/>
        <w:r w:rsidRPr="001E76B3" w:rsidDel="001E76B3">
          <w:rPr>
            <w:rFonts w:ascii="Arial" w:hAnsi="Arial" w:cs="Arial"/>
            <w:color w:val="212529"/>
            <w:sz w:val="22"/>
            <w:szCs w:val="22"/>
          </w:rPr>
          <w:delText>Abschnitt "Ihre Bestellungen"</w:delText>
        </w:r>
        <w:commentRangeEnd w:id="341"/>
        <w:r w:rsidR="00485988" w:rsidRPr="001E76B3" w:rsidDel="001E76B3">
          <w:rPr>
            <w:rStyle w:val="Odwoaniedokomentarza"/>
            <w:rFonts w:ascii="Arial" w:hAnsi="Arial" w:cs="Arial"/>
            <w:color w:val="212529"/>
            <w:sz w:val="22"/>
            <w:szCs w:val="22"/>
            <w:rPrChange w:id="342" w:author="Paweł Woroniecki" w:date="2026-01-29T12:39:00Z" w16du:dateUtc="2026-01-29T11:39:00Z">
              <w:rPr>
                <w:rStyle w:val="Odwoaniedokomentarza"/>
                <w:rFonts w:ascii="Arial" w:hAnsi="Arial" w:cs="Arial"/>
                <w:color w:val="212529"/>
                <w:sz w:val="24"/>
                <w:szCs w:val="24"/>
              </w:rPr>
            </w:rPrChange>
          </w:rPr>
          <w:commentReference w:id="341"/>
        </w:r>
        <w:r w:rsidRPr="001E76B3" w:rsidDel="001E76B3">
          <w:rPr>
            <w:rFonts w:ascii="Arial" w:hAnsi="Arial" w:cs="Arial"/>
            <w:color w:val="212529"/>
            <w:sz w:val="22"/>
            <w:szCs w:val="22"/>
            <w:rPrChange w:id="343" w:author="Paweł Woroniecki" w:date="2026-01-29T12:39:00Z" w16du:dateUtc="2026-01-29T11:39:00Z">
              <w:rPr>
                <w:rFonts w:ascii="Arial" w:hAnsi="Arial" w:cs="Arial"/>
                <w:color w:val="212529"/>
              </w:rPr>
            </w:rPrChange>
          </w:rPr>
          <w:delText xml:space="preserve"> gespeichert wird</w:delText>
        </w:r>
        <w:r w:rsidRPr="001E76B3" w:rsidDel="001E76B3">
          <w:rPr>
            <w:rFonts w:ascii="Arial" w:hAnsi="Arial" w:cs="Arial"/>
            <w:color w:val="212529"/>
            <w:sz w:val="22"/>
            <w:szCs w:val="22"/>
          </w:rPr>
          <w:delText xml:space="preserve">. Um eine </w:delText>
        </w:r>
      </w:del>
      <w:ins w:id="344" w:author="Tim Tovornik Luxan DE" w:date="2026-01-07T16:39:00Z" w16du:dateUtc="2026-01-07T15:39:00Z">
        <w:del w:id="345" w:author="Paweł Woroniecki" w:date="2026-01-29T12:39:00Z" w16du:dateUtc="2026-01-29T11:39:00Z">
          <w:r w:rsidR="009C37AB" w:rsidRPr="001E76B3" w:rsidDel="001E76B3">
            <w:rPr>
              <w:rFonts w:ascii="Arial" w:hAnsi="Arial" w:cs="Arial"/>
              <w:color w:val="212529"/>
              <w:sz w:val="22"/>
              <w:szCs w:val="22"/>
            </w:rPr>
            <w:delText>Angebot</w:delText>
          </w:r>
        </w:del>
      </w:ins>
      <w:del w:id="346" w:author="Paweł Woroniecki" w:date="2026-01-29T12:39:00Z" w16du:dateUtc="2026-01-29T11:39:00Z">
        <w:r w:rsidRPr="001E76B3" w:rsidDel="001E76B3">
          <w:rPr>
            <w:rFonts w:ascii="Arial" w:hAnsi="Arial" w:cs="Arial"/>
            <w:color w:val="212529"/>
            <w:sz w:val="22"/>
            <w:szCs w:val="22"/>
          </w:rPr>
          <w:delText xml:space="preserve">Bestellung zur </w:delText>
        </w:r>
      </w:del>
      <w:ins w:id="347" w:author="Tim Tovornik Luxan DE" w:date="2026-01-07T16:39:00Z" w16du:dateUtc="2026-01-07T15:39:00Z">
        <w:del w:id="348" w:author="Paweł Woroniecki" w:date="2026-01-29T12:39:00Z" w16du:dateUtc="2026-01-29T11:39:00Z">
          <w:r w:rsidR="009C37AB" w:rsidRPr="001E76B3" w:rsidDel="001E76B3">
            <w:rPr>
              <w:rFonts w:ascii="Arial" w:hAnsi="Arial" w:cs="Arial"/>
              <w:color w:val="212529"/>
              <w:sz w:val="22"/>
              <w:szCs w:val="22"/>
            </w:rPr>
            <w:delText>Realisierung</w:delText>
          </w:r>
        </w:del>
      </w:ins>
      <w:del w:id="349" w:author="Paweł Woroniecki" w:date="2026-01-29T12:39:00Z" w16du:dateUtc="2026-01-29T11:39:00Z">
        <w:r w:rsidRPr="001E76B3" w:rsidDel="001E76B3">
          <w:rPr>
            <w:rFonts w:ascii="Arial" w:hAnsi="Arial" w:cs="Arial"/>
            <w:color w:val="212529"/>
            <w:sz w:val="22"/>
            <w:szCs w:val="22"/>
          </w:rPr>
          <w:delText xml:space="preserve">Bearbeitung abzugeben, wählt der Kunde den Button "Bestellung senden". Nach der Bestätigung wird </w:delText>
        </w:r>
      </w:del>
      <w:ins w:id="350" w:author="Luxan Krawczyk" w:date="2026-01-02T14:23:00Z" w16du:dateUtc="2026-01-02T13:23:00Z">
        <w:del w:id="351" w:author="Paweł Woroniecki" w:date="2026-01-29T12:39:00Z" w16du:dateUtc="2026-01-29T11:39:00Z">
          <w:r w:rsidR="00DD043A" w:rsidRPr="001E76B3" w:rsidDel="001E76B3">
            <w:rPr>
              <w:rFonts w:ascii="Arial" w:hAnsi="Arial" w:cs="Arial"/>
              <w:color w:val="212529"/>
              <w:sz w:val="22"/>
              <w:szCs w:val="22"/>
            </w:rPr>
            <w:delText>die</w:delText>
          </w:r>
        </w:del>
      </w:ins>
      <w:del w:id="352" w:author="Paweł Woroniecki" w:date="2026-01-29T12:39:00Z" w16du:dateUtc="2026-01-29T11:39:00Z">
        <w:r w:rsidRPr="001E76B3" w:rsidDel="001E76B3">
          <w:rPr>
            <w:rFonts w:ascii="Arial" w:hAnsi="Arial" w:cs="Arial"/>
            <w:color w:val="212529"/>
            <w:sz w:val="22"/>
            <w:szCs w:val="22"/>
          </w:rPr>
          <w:delText xml:space="preserve">der </w:delText>
        </w:r>
      </w:del>
      <w:ins w:id="353" w:author="Luxan Krawczyk" w:date="2026-01-02T14:23:00Z" w16du:dateUtc="2026-01-02T13:23:00Z">
        <w:del w:id="354" w:author="Paweł Woroniecki" w:date="2026-01-29T12:39:00Z" w16du:dateUtc="2026-01-29T11:39:00Z">
          <w:r w:rsidR="00DD043A" w:rsidRPr="001E76B3" w:rsidDel="001E76B3">
            <w:rPr>
              <w:rFonts w:ascii="Arial" w:hAnsi="Arial" w:cs="Arial"/>
              <w:color w:val="212529"/>
              <w:sz w:val="22"/>
              <w:szCs w:val="22"/>
            </w:rPr>
            <w:delText>Bestellung</w:delText>
          </w:r>
        </w:del>
      </w:ins>
      <w:del w:id="355" w:author="Paweł Woroniecki" w:date="2026-01-29T12:39:00Z" w16du:dateUtc="2026-01-29T11:39:00Z">
        <w:r w:rsidRPr="001E76B3" w:rsidDel="001E76B3">
          <w:rPr>
            <w:rFonts w:ascii="Arial" w:hAnsi="Arial" w:cs="Arial"/>
            <w:color w:val="212529"/>
            <w:sz w:val="22"/>
            <w:szCs w:val="22"/>
          </w:rPr>
          <w:delText xml:space="preserve">Befehl gesendet und in </w:delText>
        </w:r>
      </w:del>
      <w:ins w:id="356" w:author="Tim Tovornik Luxan DE" w:date="2026-01-07T16:40:00Z" w16du:dateUtc="2026-01-07T15:40:00Z">
        <w:del w:id="357" w:author="Paweł Woroniecki" w:date="2026-01-29T12:39:00Z" w16du:dateUtc="2026-01-29T11:39:00Z">
          <w:r w:rsidR="009C37AB" w:rsidRPr="001E76B3" w:rsidDel="001E76B3">
            <w:rPr>
              <w:rFonts w:ascii="Arial" w:hAnsi="Arial" w:cs="Arial"/>
              <w:color w:val="212529"/>
              <w:sz w:val="22"/>
              <w:szCs w:val="22"/>
            </w:rPr>
            <w:delText>die Bestellhistorie</w:delText>
          </w:r>
          <w:r w:rsidR="00B34F3B" w:rsidRPr="001E76B3" w:rsidDel="001E76B3">
            <w:rPr>
              <w:rFonts w:ascii="Arial" w:hAnsi="Arial" w:cs="Arial"/>
              <w:color w:val="212529"/>
              <w:sz w:val="22"/>
              <w:szCs w:val="22"/>
            </w:rPr>
            <w:delText xml:space="preserve"> i</w:delText>
          </w:r>
        </w:del>
      </w:ins>
      <w:ins w:id="358" w:author="Tim Tovornik Luxan DE" w:date="2026-01-07T16:41:00Z" w16du:dateUtc="2026-01-07T15:41:00Z">
        <w:del w:id="359" w:author="Paweł Woroniecki" w:date="2026-01-29T12:39:00Z" w16du:dateUtc="2026-01-29T11:39:00Z">
          <w:r w:rsidR="00B34F3B" w:rsidRPr="001E76B3" w:rsidDel="001E76B3">
            <w:rPr>
              <w:rFonts w:ascii="Arial" w:hAnsi="Arial" w:cs="Arial"/>
              <w:color w:val="212529"/>
              <w:sz w:val="22"/>
              <w:szCs w:val="22"/>
            </w:rPr>
            <w:delText>m</w:delText>
          </w:r>
        </w:del>
      </w:ins>
      <w:del w:id="360" w:author="Paweł Woroniecki" w:date="2026-01-29T12:39:00Z" w16du:dateUtc="2026-01-29T11:39:00Z">
        <w:r w:rsidRPr="001E76B3" w:rsidDel="001E76B3">
          <w:rPr>
            <w:rFonts w:ascii="Arial" w:hAnsi="Arial" w:cs="Arial"/>
            <w:color w:val="212529"/>
            <w:sz w:val="22"/>
            <w:szCs w:val="22"/>
          </w:rPr>
          <w:delText>den Abschnitt "Bestellhistorie/G</w:delText>
        </w:r>
      </w:del>
      <w:ins w:id="361" w:author="Tim Tovornik Luxan DE" w:date="2026-01-07T16:40:00Z" w16du:dateUtc="2026-01-07T15:40:00Z">
        <w:del w:id="362" w:author="Paweł Woroniecki" w:date="2026-01-29T12:39:00Z" w16du:dateUtc="2026-01-29T11:39:00Z">
          <w:r w:rsidR="009C37AB" w:rsidRPr="001E76B3" w:rsidDel="001E76B3">
            <w:rPr>
              <w:rFonts w:ascii="Arial" w:hAnsi="Arial" w:cs="Arial"/>
              <w:color w:val="212529"/>
              <w:sz w:val="22"/>
              <w:szCs w:val="22"/>
            </w:rPr>
            <w:delText>g</w:delText>
          </w:r>
        </w:del>
      </w:ins>
      <w:del w:id="363" w:author="Paweł Woroniecki" w:date="2026-01-29T12:39:00Z" w16du:dateUtc="2026-01-29T11:39:00Z">
        <w:r w:rsidRPr="001E76B3" w:rsidDel="001E76B3">
          <w:rPr>
            <w:rFonts w:ascii="Arial" w:hAnsi="Arial" w:cs="Arial"/>
            <w:color w:val="212529"/>
            <w:sz w:val="22"/>
            <w:szCs w:val="22"/>
          </w:rPr>
          <w:delText>esendete Bestellung" verschoben. Die Aktion "Be</w:delText>
        </w:r>
        <w:r w:rsidR="00EA3A6C" w:rsidRPr="001E76B3" w:rsidDel="001E76B3">
          <w:rPr>
            <w:rFonts w:ascii="Arial" w:hAnsi="Arial" w:cs="Arial"/>
            <w:color w:val="212529"/>
            <w:sz w:val="22"/>
            <w:szCs w:val="22"/>
          </w:rPr>
          <w:delText>stellung</w:delText>
        </w:r>
        <w:r w:rsidRPr="001E76B3" w:rsidDel="001E76B3">
          <w:rPr>
            <w:rFonts w:ascii="Arial" w:hAnsi="Arial" w:cs="Arial"/>
            <w:color w:val="212529"/>
            <w:sz w:val="22"/>
            <w:szCs w:val="22"/>
          </w:rPr>
          <w:delText xml:space="preserve"> senden" kann nicht rückgängig gemacht werden.</w:delText>
        </w:r>
      </w:del>
    </w:p>
    <w:p w14:paraId="788C7503" w14:textId="773A2A25" w:rsidR="006116D7" w:rsidRPr="001E76B3" w:rsidDel="001E76B3" w:rsidRDefault="006116D7" w:rsidP="006116D7">
      <w:pPr>
        <w:pStyle w:val="NormalnyWeb"/>
        <w:shd w:val="clear" w:color="auto" w:fill="FFFFFF"/>
        <w:spacing w:before="0" w:beforeAutospacing="0" w:after="0" w:afterAutospacing="0"/>
        <w:rPr>
          <w:del w:id="364" w:author="Paweł Woroniecki" w:date="2026-01-29T12:39:00Z" w16du:dateUtc="2026-01-29T11:39:00Z"/>
          <w:rFonts w:ascii="Arial" w:hAnsi="Arial" w:cs="Arial"/>
          <w:color w:val="212529"/>
          <w:sz w:val="22"/>
          <w:szCs w:val="22"/>
        </w:rPr>
      </w:pPr>
      <w:del w:id="365" w:author="Paweł Woroniecki" w:date="2026-01-29T12:39:00Z" w16du:dateUtc="2026-01-29T11:39:00Z">
        <w:r w:rsidRPr="001E76B3" w:rsidDel="001E76B3">
          <w:rPr>
            <w:rFonts w:ascii="Arial" w:hAnsi="Arial" w:cs="Arial"/>
            <w:color w:val="212529"/>
            <w:sz w:val="22"/>
            <w:szCs w:val="22"/>
          </w:rPr>
          <w:delText>Vor der Ab</w:delText>
        </w:r>
        <w:r w:rsidR="00BA37B2" w:rsidRPr="001E76B3" w:rsidDel="001E76B3">
          <w:rPr>
            <w:rFonts w:ascii="Arial" w:hAnsi="Arial" w:cs="Arial"/>
            <w:color w:val="212529"/>
            <w:sz w:val="22"/>
            <w:szCs w:val="22"/>
          </w:rPr>
          <w:delText>sendung</w:delText>
        </w:r>
        <w:r w:rsidRPr="001E76B3" w:rsidDel="001E76B3">
          <w:rPr>
            <w:rFonts w:ascii="Arial" w:hAnsi="Arial" w:cs="Arial"/>
            <w:color w:val="212529"/>
            <w:sz w:val="22"/>
            <w:szCs w:val="22"/>
          </w:rPr>
          <w:delText xml:space="preserve"> der Bestellung sollte der Kunde die Genauigkeit der </w:delText>
        </w:r>
      </w:del>
      <w:ins w:id="366" w:author="Tim Tovornik Luxan DE" w:date="2026-01-07T16:41:00Z" w16du:dateUtc="2026-01-07T15:41:00Z">
        <w:del w:id="367" w:author="Paweł Woroniecki" w:date="2026-01-29T12:39:00Z" w16du:dateUtc="2026-01-29T11:39:00Z">
          <w:r w:rsidR="00B34F3B" w:rsidRPr="001E76B3" w:rsidDel="001E76B3">
            <w:rPr>
              <w:rFonts w:ascii="Arial" w:hAnsi="Arial" w:cs="Arial"/>
              <w:color w:val="212529"/>
              <w:sz w:val="22"/>
              <w:szCs w:val="22"/>
            </w:rPr>
            <w:delText>Daten</w:delText>
          </w:r>
        </w:del>
      </w:ins>
      <w:del w:id="368" w:author="Paweł Woroniecki" w:date="2026-01-29T12:39:00Z" w16du:dateUtc="2026-01-29T11:39:00Z">
        <w:r w:rsidRPr="001E76B3" w:rsidDel="001E76B3">
          <w:rPr>
            <w:rFonts w:ascii="Arial" w:hAnsi="Arial" w:cs="Arial"/>
            <w:color w:val="212529"/>
            <w:sz w:val="22"/>
            <w:szCs w:val="22"/>
          </w:rPr>
          <w:delText>Kriterien und Parameter zur Auswahl der Ware sowie die Genauigkeit der Lieferdetails überprüfen.</w:delText>
        </w:r>
      </w:del>
    </w:p>
    <w:p w14:paraId="3F71FCC2" w14:textId="099E52C1" w:rsidR="006116D7" w:rsidRPr="001E76B3" w:rsidDel="001E76B3" w:rsidRDefault="006116D7" w:rsidP="006116D7">
      <w:pPr>
        <w:pStyle w:val="NormalnyWeb"/>
        <w:shd w:val="clear" w:color="auto" w:fill="FFFFFF"/>
        <w:spacing w:before="0" w:beforeAutospacing="0" w:after="0" w:afterAutospacing="0"/>
        <w:rPr>
          <w:del w:id="369" w:author="Paweł Woroniecki" w:date="2026-01-29T12:39:00Z" w16du:dateUtc="2026-01-29T11:39:00Z"/>
          <w:rFonts w:ascii="Arial" w:hAnsi="Arial" w:cs="Arial"/>
          <w:color w:val="212529"/>
          <w:sz w:val="22"/>
          <w:szCs w:val="22"/>
        </w:rPr>
      </w:pPr>
      <w:del w:id="370" w:author="Paweł Woroniecki" w:date="2026-01-29T12:39:00Z" w16du:dateUtc="2026-01-29T11:39:00Z">
        <w:r w:rsidRPr="001E76B3" w:rsidDel="001E76B3">
          <w:rPr>
            <w:rFonts w:ascii="Arial" w:hAnsi="Arial" w:cs="Arial"/>
            <w:color w:val="212529"/>
            <w:sz w:val="22"/>
            <w:szCs w:val="22"/>
          </w:rPr>
          <w:delText xml:space="preserve">Nach </w:delText>
        </w:r>
      </w:del>
      <w:ins w:id="371" w:author="Tim Tovornik Luxan DE" w:date="2026-01-07T16:42:00Z" w16du:dateUtc="2026-01-07T15:42:00Z">
        <w:del w:id="372" w:author="Paweł Woroniecki" w:date="2026-01-29T12:39:00Z" w16du:dateUtc="2026-01-29T11:39:00Z">
          <w:r w:rsidR="00B34F3B" w:rsidRPr="001E76B3" w:rsidDel="001E76B3">
            <w:rPr>
              <w:rFonts w:ascii="Arial" w:hAnsi="Arial" w:cs="Arial"/>
              <w:color w:val="212529"/>
              <w:sz w:val="22"/>
              <w:szCs w:val="22"/>
            </w:rPr>
            <w:delText>dem Absenden</w:delText>
          </w:r>
        </w:del>
      </w:ins>
      <w:del w:id="373" w:author="Paweł Woroniecki" w:date="2026-01-29T12:39:00Z" w16du:dateUtc="2026-01-29T11:39:00Z">
        <w:r w:rsidRPr="001E76B3" w:rsidDel="001E76B3">
          <w:rPr>
            <w:rFonts w:ascii="Arial" w:hAnsi="Arial" w:cs="Arial"/>
            <w:color w:val="212529"/>
            <w:sz w:val="22"/>
            <w:szCs w:val="22"/>
          </w:rPr>
          <w:delText xml:space="preserve">der Abgabe der Bestellung kann der Kunde keine Änderungen mehr bearbeiten oder vornehmen; </w:delText>
        </w:r>
        <w:r w:rsidR="00B817D6" w:rsidRPr="001E76B3" w:rsidDel="001E76B3">
          <w:rPr>
            <w:rFonts w:ascii="Arial" w:hAnsi="Arial" w:cs="Arial"/>
            <w:color w:val="212529"/>
            <w:sz w:val="22"/>
            <w:szCs w:val="22"/>
          </w:rPr>
          <w:delText>er</w:delText>
        </w:r>
        <w:r w:rsidRPr="001E76B3" w:rsidDel="001E76B3">
          <w:rPr>
            <w:rFonts w:ascii="Arial" w:hAnsi="Arial" w:cs="Arial"/>
            <w:color w:val="212529"/>
            <w:sz w:val="22"/>
            <w:szCs w:val="22"/>
          </w:rPr>
          <w:delText xml:space="preserve"> k</w:delText>
        </w:r>
        <w:r w:rsidR="00B817D6" w:rsidRPr="001E76B3" w:rsidDel="001E76B3">
          <w:rPr>
            <w:rFonts w:ascii="Arial" w:hAnsi="Arial" w:cs="Arial"/>
            <w:color w:val="212529"/>
            <w:sz w:val="22"/>
            <w:szCs w:val="22"/>
          </w:rPr>
          <w:delText xml:space="preserve">ann nur die gesendete </w:delText>
        </w:r>
        <w:r w:rsidR="00CB09F0" w:rsidRPr="001E76B3" w:rsidDel="001E76B3">
          <w:rPr>
            <w:rFonts w:ascii="Arial" w:hAnsi="Arial" w:cs="Arial"/>
            <w:color w:val="212529"/>
            <w:sz w:val="22"/>
            <w:szCs w:val="22"/>
          </w:rPr>
          <w:delText>Bestellung</w:delText>
        </w:r>
        <w:r w:rsidRPr="001E76B3" w:rsidDel="001E76B3">
          <w:rPr>
            <w:rFonts w:ascii="Arial" w:hAnsi="Arial" w:cs="Arial"/>
            <w:color w:val="212529"/>
            <w:sz w:val="22"/>
            <w:szCs w:val="22"/>
          </w:rPr>
          <w:delText xml:space="preserve"> sehen.</w:delText>
        </w:r>
      </w:del>
    </w:p>
    <w:p w14:paraId="08A366BA" w14:textId="19D96685" w:rsidR="00CB09F0" w:rsidRPr="001E76B3" w:rsidDel="001E76B3" w:rsidRDefault="00CB09F0" w:rsidP="006116D7">
      <w:pPr>
        <w:pStyle w:val="NormalnyWeb"/>
        <w:shd w:val="clear" w:color="auto" w:fill="FFFFFF"/>
        <w:spacing w:before="0" w:beforeAutospacing="0" w:after="0" w:afterAutospacing="0"/>
        <w:rPr>
          <w:del w:id="374" w:author="Paweł Woroniecki" w:date="2026-01-29T12:39:00Z" w16du:dateUtc="2026-01-29T11:39:00Z"/>
          <w:rFonts w:ascii="Arial" w:hAnsi="Arial" w:cs="Arial"/>
          <w:color w:val="212529"/>
          <w:sz w:val="22"/>
          <w:szCs w:val="22"/>
        </w:rPr>
      </w:pPr>
    </w:p>
    <w:p w14:paraId="12FA844F" w14:textId="35DEF9EB" w:rsidR="006116D7" w:rsidRPr="001E76B3" w:rsidDel="001E76B3" w:rsidRDefault="006116D7" w:rsidP="006116D7">
      <w:pPr>
        <w:pStyle w:val="NormalnyWeb"/>
        <w:shd w:val="clear" w:color="auto" w:fill="FFFFFF"/>
        <w:spacing w:before="0" w:beforeAutospacing="0" w:after="0" w:afterAutospacing="0"/>
        <w:rPr>
          <w:del w:id="375" w:author="Paweł Woroniecki" w:date="2026-01-29T12:39:00Z" w16du:dateUtc="2026-01-29T11:39:00Z"/>
          <w:rFonts w:ascii="Arial" w:hAnsi="Arial" w:cs="Arial"/>
          <w:color w:val="212529"/>
          <w:sz w:val="22"/>
          <w:szCs w:val="22"/>
        </w:rPr>
      </w:pPr>
      <w:del w:id="376" w:author="Paweł Woroniecki" w:date="2026-01-29T12:39:00Z" w16du:dateUtc="2026-01-29T11:39:00Z">
        <w:r w:rsidRPr="001E76B3" w:rsidDel="001E76B3">
          <w:rPr>
            <w:rFonts w:ascii="Arial" w:hAnsi="Arial" w:cs="Arial"/>
            <w:color w:val="212529"/>
            <w:sz w:val="22"/>
            <w:szCs w:val="22"/>
          </w:rPr>
          <w:delText>6. Nachdem der Kunde die Bestellung aufgegeben hat, sendet der Administrator dem Kunden eine E-Mail-Bestätigung über den Erhalt der Bestellung, die bedeutet, dass der Administrator begonnen hat, die Möglichkeit der Ausführung der Bestellung zu überprüfen. Die Bedingungen für den Abschluss und die Umsetzung des Kaufvertrags sowie die vereinbarten Preise sind in einem separaten Dokument und in individuellen Vereinbarungen zwischen Kunden und Administrator festgelegt.</w:delText>
        </w:r>
      </w:del>
    </w:p>
    <w:p w14:paraId="036D77E1" w14:textId="46266B3C" w:rsidR="006C3907" w:rsidRPr="001E76B3" w:rsidDel="001E76B3" w:rsidRDefault="006C3907" w:rsidP="006116D7">
      <w:pPr>
        <w:pStyle w:val="NormalnyWeb"/>
        <w:shd w:val="clear" w:color="auto" w:fill="FFFFFF"/>
        <w:spacing w:before="0" w:beforeAutospacing="0" w:after="0" w:afterAutospacing="0"/>
        <w:rPr>
          <w:del w:id="377" w:author="Paweł Woroniecki" w:date="2026-01-29T12:39:00Z" w16du:dateUtc="2026-01-29T11:39:00Z"/>
          <w:rFonts w:ascii="Arial" w:hAnsi="Arial" w:cs="Arial"/>
          <w:color w:val="212529"/>
          <w:sz w:val="22"/>
          <w:szCs w:val="22"/>
        </w:rPr>
      </w:pPr>
    </w:p>
    <w:p w14:paraId="4BA655F5" w14:textId="4AECC5D9" w:rsidR="009528E6" w:rsidRPr="001E76B3" w:rsidDel="001E76B3" w:rsidRDefault="009528E6" w:rsidP="006116D7">
      <w:pPr>
        <w:pStyle w:val="NormalnyWeb"/>
        <w:shd w:val="clear" w:color="auto" w:fill="FFFFFF"/>
        <w:spacing w:before="0" w:beforeAutospacing="0" w:after="0" w:afterAutospacing="0"/>
        <w:rPr>
          <w:del w:id="378" w:author="Paweł Woroniecki" w:date="2026-01-29T12:39:00Z" w16du:dateUtc="2026-01-29T11:39:00Z"/>
          <w:rFonts w:ascii="Arial" w:hAnsi="Arial" w:cs="Arial"/>
          <w:color w:val="212529"/>
          <w:sz w:val="22"/>
          <w:szCs w:val="22"/>
        </w:rPr>
      </w:pPr>
    </w:p>
    <w:p w14:paraId="2FB27868" w14:textId="50F941A9" w:rsidR="006116D7" w:rsidRPr="001E76B3" w:rsidDel="001E76B3" w:rsidRDefault="006116D7" w:rsidP="009528E6">
      <w:pPr>
        <w:pStyle w:val="NormalnyWeb"/>
        <w:shd w:val="clear" w:color="auto" w:fill="FFFFFF"/>
        <w:spacing w:before="0" w:beforeAutospacing="0" w:after="0" w:afterAutospacing="0"/>
        <w:jc w:val="center"/>
        <w:rPr>
          <w:del w:id="379" w:author="Paweł Woroniecki" w:date="2026-01-29T12:39:00Z" w16du:dateUtc="2026-01-29T11:39:00Z"/>
          <w:rFonts w:ascii="Arial" w:hAnsi="Arial" w:cs="Arial"/>
          <w:i/>
          <w:iCs/>
          <w:color w:val="212529"/>
          <w:sz w:val="22"/>
          <w:szCs w:val="22"/>
        </w:rPr>
      </w:pPr>
      <w:del w:id="380" w:author="Paweł Woroniecki" w:date="2026-01-29T12:39:00Z" w16du:dateUtc="2026-01-29T11:39:00Z">
        <w:r w:rsidRPr="001E76B3" w:rsidDel="001E76B3">
          <w:rPr>
            <w:rFonts w:ascii="Arial" w:hAnsi="Arial" w:cs="Arial"/>
            <w:i/>
            <w:iCs/>
            <w:color w:val="212529"/>
            <w:sz w:val="22"/>
            <w:szCs w:val="22"/>
          </w:rPr>
          <w:delText>§ 4. Schutz personenbezogener Daten</w:delText>
        </w:r>
      </w:del>
    </w:p>
    <w:p w14:paraId="4B437846" w14:textId="0558BDF3" w:rsidR="009528E6" w:rsidRPr="001E76B3" w:rsidDel="001E76B3" w:rsidRDefault="009528E6" w:rsidP="009528E6">
      <w:pPr>
        <w:pStyle w:val="NormalnyWeb"/>
        <w:shd w:val="clear" w:color="auto" w:fill="FFFFFF"/>
        <w:spacing w:before="0" w:beforeAutospacing="0" w:after="0" w:afterAutospacing="0"/>
        <w:jc w:val="center"/>
        <w:rPr>
          <w:del w:id="381" w:author="Paweł Woroniecki" w:date="2026-01-29T12:39:00Z" w16du:dateUtc="2026-01-29T11:39:00Z"/>
          <w:rFonts w:ascii="Arial" w:hAnsi="Arial" w:cs="Arial"/>
          <w:color w:val="212529"/>
          <w:sz w:val="22"/>
          <w:szCs w:val="22"/>
        </w:rPr>
      </w:pPr>
    </w:p>
    <w:p w14:paraId="6CC1FFFA" w14:textId="3F2552FD" w:rsidR="006116D7" w:rsidRPr="001E76B3" w:rsidDel="001E76B3" w:rsidRDefault="006116D7" w:rsidP="006116D7">
      <w:pPr>
        <w:pStyle w:val="NormalnyWeb"/>
        <w:shd w:val="clear" w:color="auto" w:fill="FFFFFF"/>
        <w:spacing w:before="0" w:beforeAutospacing="0" w:after="0" w:afterAutospacing="0"/>
        <w:rPr>
          <w:del w:id="382" w:author="Paweł Woroniecki" w:date="2026-01-29T12:39:00Z" w16du:dateUtc="2026-01-29T11:39:00Z"/>
          <w:rFonts w:ascii="Arial" w:hAnsi="Arial" w:cs="Arial"/>
          <w:color w:val="212529"/>
          <w:sz w:val="22"/>
          <w:szCs w:val="22"/>
        </w:rPr>
      </w:pPr>
      <w:del w:id="383" w:author="Paweł Woroniecki" w:date="2026-01-29T12:39:00Z" w16du:dateUtc="2026-01-29T11:39:00Z">
        <w:r w:rsidRPr="001E76B3" w:rsidDel="001E76B3">
          <w:rPr>
            <w:rFonts w:ascii="Arial" w:hAnsi="Arial" w:cs="Arial"/>
            <w:color w:val="212529"/>
            <w:sz w:val="22"/>
            <w:szCs w:val="22"/>
          </w:rPr>
          <w:delText xml:space="preserve">Detaillierte Informationen zum Schutz personenbezogener Daten finden Sie in </w:delText>
        </w:r>
        <w:r w:rsidR="00480E57" w:rsidRPr="001E76B3" w:rsidDel="001E76B3">
          <w:rPr>
            <w:rFonts w:ascii="Arial" w:hAnsi="Arial" w:cs="Arial"/>
            <w:color w:val="212529"/>
            <w:sz w:val="22"/>
            <w:szCs w:val="22"/>
          </w:rPr>
          <w:delText xml:space="preserve">dem </w:delText>
        </w:r>
        <w:r w:rsidRPr="001E76B3" w:rsidDel="001E76B3">
          <w:rPr>
            <w:rFonts w:ascii="Arial" w:hAnsi="Arial" w:cs="Arial"/>
            <w:color w:val="212529"/>
            <w:sz w:val="22"/>
            <w:szCs w:val="22"/>
          </w:rPr>
          <w:delText>separaten Dokument</w:delText>
        </w:r>
        <w:r w:rsidR="00480E57" w:rsidRPr="001E76B3" w:rsidDel="001E76B3">
          <w:rPr>
            <w:rFonts w:ascii="Arial" w:hAnsi="Arial" w:cs="Arial"/>
            <w:color w:val="212529"/>
            <w:sz w:val="22"/>
            <w:szCs w:val="22"/>
          </w:rPr>
          <w:delText xml:space="preserve"> Datenschutz</w:delText>
        </w:r>
        <w:r w:rsidR="001B2429" w:rsidRPr="001E76B3" w:rsidDel="001E76B3">
          <w:rPr>
            <w:rFonts w:ascii="Arial" w:hAnsi="Arial" w:cs="Arial"/>
            <w:color w:val="212529"/>
            <w:sz w:val="22"/>
            <w:szCs w:val="22"/>
          </w:rPr>
          <w:delText>erklärung</w:delText>
        </w:r>
        <w:r w:rsidRPr="001E76B3" w:rsidDel="001E76B3">
          <w:rPr>
            <w:rFonts w:ascii="Arial" w:hAnsi="Arial" w:cs="Arial"/>
            <w:color w:val="212529"/>
            <w:sz w:val="22"/>
            <w:szCs w:val="22"/>
          </w:rPr>
          <w:delText xml:space="preserve">, </w:delText>
        </w:r>
        <w:r w:rsidR="001B2429" w:rsidRPr="001E76B3" w:rsidDel="001E76B3">
          <w:rPr>
            <w:rFonts w:ascii="Arial" w:hAnsi="Arial" w:cs="Arial"/>
            <w:color w:val="212529"/>
            <w:sz w:val="22"/>
            <w:szCs w:val="22"/>
          </w:rPr>
          <w:delText xml:space="preserve">welches auf der Seite </w:delText>
        </w:r>
        <w:r w:rsidRPr="001E76B3" w:rsidDel="001E76B3">
          <w:rPr>
            <w:rFonts w:ascii="Arial" w:hAnsi="Arial" w:cs="Arial"/>
            <w:color w:val="212529"/>
            <w:sz w:val="22"/>
            <w:szCs w:val="22"/>
          </w:rPr>
          <w:delText xml:space="preserve">e-orders.eu </w:delText>
        </w:r>
        <w:r w:rsidR="00AD3496" w:rsidRPr="001E76B3" w:rsidDel="001E76B3">
          <w:rPr>
            <w:rFonts w:ascii="Arial" w:hAnsi="Arial" w:cs="Arial"/>
            <w:color w:val="212529"/>
            <w:sz w:val="22"/>
            <w:szCs w:val="22"/>
          </w:rPr>
          <w:delText xml:space="preserve">im </w:delText>
        </w:r>
        <w:r w:rsidRPr="001E76B3" w:rsidDel="001E76B3">
          <w:rPr>
            <w:rFonts w:ascii="Arial" w:hAnsi="Arial" w:cs="Arial"/>
            <w:color w:val="212529"/>
            <w:sz w:val="22"/>
            <w:szCs w:val="22"/>
          </w:rPr>
          <w:delText>untere</w:delText>
        </w:r>
        <w:r w:rsidR="00AD3496" w:rsidRPr="001E76B3" w:rsidDel="001E76B3">
          <w:rPr>
            <w:rFonts w:ascii="Arial" w:hAnsi="Arial" w:cs="Arial"/>
            <w:color w:val="212529"/>
            <w:sz w:val="22"/>
            <w:szCs w:val="22"/>
          </w:rPr>
          <w:delText>n</w:delText>
        </w:r>
        <w:r w:rsidRPr="001E76B3" w:rsidDel="001E76B3">
          <w:rPr>
            <w:rFonts w:ascii="Arial" w:hAnsi="Arial" w:cs="Arial"/>
            <w:color w:val="212529"/>
            <w:sz w:val="22"/>
            <w:szCs w:val="22"/>
          </w:rPr>
          <w:delText xml:space="preserve"> Teil der Seite verfügbar ist.</w:delText>
        </w:r>
      </w:del>
    </w:p>
    <w:p w14:paraId="5694C427" w14:textId="15ED86DC" w:rsidR="00AD3496" w:rsidRPr="001E76B3" w:rsidDel="001E76B3" w:rsidRDefault="00AD3496" w:rsidP="006116D7">
      <w:pPr>
        <w:pStyle w:val="NormalnyWeb"/>
        <w:shd w:val="clear" w:color="auto" w:fill="FFFFFF"/>
        <w:spacing w:before="0" w:beforeAutospacing="0" w:after="0" w:afterAutospacing="0"/>
        <w:rPr>
          <w:del w:id="384" w:author="Paweł Woroniecki" w:date="2026-01-29T12:39:00Z" w16du:dateUtc="2026-01-29T11:39:00Z"/>
          <w:rFonts w:ascii="Arial" w:hAnsi="Arial" w:cs="Arial"/>
          <w:color w:val="212529"/>
          <w:sz w:val="22"/>
          <w:szCs w:val="22"/>
        </w:rPr>
      </w:pPr>
    </w:p>
    <w:p w14:paraId="74FF3C1A" w14:textId="545B5C52" w:rsidR="009528E6" w:rsidRPr="001E76B3" w:rsidDel="001E76B3" w:rsidRDefault="009528E6" w:rsidP="006116D7">
      <w:pPr>
        <w:pStyle w:val="NormalnyWeb"/>
        <w:shd w:val="clear" w:color="auto" w:fill="FFFFFF"/>
        <w:spacing w:before="0" w:beforeAutospacing="0" w:after="0" w:afterAutospacing="0"/>
        <w:rPr>
          <w:del w:id="385" w:author="Paweł Woroniecki" w:date="2026-01-29T12:39:00Z" w16du:dateUtc="2026-01-29T11:39:00Z"/>
          <w:rFonts w:ascii="Arial" w:hAnsi="Arial" w:cs="Arial"/>
          <w:color w:val="212529"/>
          <w:sz w:val="22"/>
          <w:szCs w:val="22"/>
        </w:rPr>
      </w:pPr>
    </w:p>
    <w:p w14:paraId="6985FD9F" w14:textId="00622DB3" w:rsidR="006116D7" w:rsidRPr="001E76B3" w:rsidDel="001E76B3" w:rsidRDefault="006116D7" w:rsidP="009528E6">
      <w:pPr>
        <w:pStyle w:val="NormalnyWeb"/>
        <w:shd w:val="clear" w:color="auto" w:fill="FFFFFF"/>
        <w:spacing w:before="0" w:beforeAutospacing="0" w:after="0" w:afterAutospacing="0"/>
        <w:jc w:val="center"/>
        <w:rPr>
          <w:del w:id="386" w:author="Paweł Woroniecki" w:date="2026-01-29T12:39:00Z" w16du:dateUtc="2026-01-29T11:39:00Z"/>
          <w:rFonts w:ascii="Arial" w:hAnsi="Arial" w:cs="Arial"/>
          <w:i/>
          <w:iCs/>
          <w:color w:val="212529"/>
          <w:sz w:val="22"/>
          <w:szCs w:val="22"/>
        </w:rPr>
      </w:pPr>
      <w:del w:id="387" w:author="Paweł Woroniecki" w:date="2026-01-29T12:39:00Z" w16du:dateUtc="2026-01-29T11:39:00Z">
        <w:r w:rsidRPr="001E76B3" w:rsidDel="001E76B3">
          <w:rPr>
            <w:rFonts w:ascii="Arial" w:hAnsi="Arial" w:cs="Arial"/>
            <w:i/>
            <w:iCs/>
            <w:color w:val="212529"/>
            <w:sz w:val="22"/>
            <w:szCs w:val="22"/>
          </w:rPr>
          <w:delText>§ 5. Beendigung der Vereinbarung zur Erbringung elektronischer Dienstleistungen</w:delText>
        </w:r>
      </w:del>
    </w:p>
    <w:p w14:paraId="5C0C7935" w14:textId="517FE280" w:rsidR="009528E6" w:rsidRPr="001E76B3" w:rsidDel="001E76B3" w:rsidRDefault="009528E6" w:rsidP="009528E6">
      <w:pPr>
        <w:pStyle w:val="NormalnyWeb"/>
        <w:shd w:val="clear" w:color="auto" w:fill="FFFFFF"/>
        <w:spacing w:before="0" w:beforeAutospacing="0" w:after="0" w:afterAutospacing="0"/>
        <w:jc w:val="center"/>
        <w:rPr>
          <w:del w:id="388" w:author="Paweł Woroniecki" w:date="2026-01-29T12:39:00Z" w16du:dateUtc="2026-01-29T11:39:00Z"/>
          <w:rFonts w:ascii="Arial" w:hAnsi="Arial" w:cs="Arial"/>
          <w:color w:val="212529"/>
          <w:sz w:val="22"/>
          <w:szCs w:val="22"/>
        </w:rPr>
      </w:pPr>
    </w:p>
    <w:p w14:paraId="545FBADD" w14:textId="7C8A8B0B" w:rsidR="006116D7" w:rsidRPr="001E76B3" w:rsidDel="001E76B3" w:rsidRDefault="006116D7" w:rsidP="006116D7">
      <w:pPr>
        <w:pStyle w:val="NormalnyWeb"/>
        <w:shd w:val="clear" w:color="auto" w:fill="FFFFFF"/>
        <w:spacing w:before="0" w:beforeAutospacing="0" w:after="0" w:afterAutospacing="0"/>
        <w:rPr>
          <w:del w:id="389" w:author="Paweł Woroniecki" w:date="2026-01-29T12:39:00Z" w16du:dateUtc="2026-01-29T11:39:00Z"/>
          <w:rFonts w:ascii="Arial" w:hAnsi="Arial" w:cs="Arial"/>
          <w:color w:val="212529"/>
          <w:sz w:val="22"/>
          <w:szCs w:val="22"/>
        </w:rPr>
      </w:pPr>
      <w:del w:id="390" w:author="Paweł Woroniecki" w:date="2026-01-29T12:39:00Z" w16du:dateUtc="2026-01-29T11:39:00Z">
        <w:r w:rsidRPr="001E76B3" w:rsidDel="001E76B3">
          <w:rPr>
            <w:rFonts w:ascii="Arial" w:hAnsi="Arial" w:cs="Arial"/>
            <w:color w:val="212529"/>
            <w:sz w:val="22"/>
            <w:szCs w:val="22"/>
          </w:rPr>
          <w:delText xml:space="preserve">1. Der Kunde kann die Vereinbarung zur Erbringung elektronischer Dienstleistungen im Rahmen der Pflege des Kundenkontos kündigen. Der Vertrag kann jederzeit und ohne Angabe von Gründen beendet werden, indem dem Administrator eine entsprechende Absichtserklärung in elektronischer Form an </w:delText>
        </w:r>
        <w:r w:rsidR="00BD1B71" w:rsidRPr="001E76B3" w:rsidDel="001E76B3">
          <w:fldChar w:fldCharType="begin"/>
        </w:r>
        <w:r w:rsidR="00BD1B71" w:rsidRPr="001E76B3" w:rsidDel="001E76B3">
          <w:rPr>
            <w:sz w:val="22"/>
            <w:szCs w:val="22"/>
          </w:rPr>
          <w:delInstrText>HYPERLINK "mailto:info@luxan.de"</w:delInstrText>
        </w:r>
        <w:r w:rsidR="00BD1B71" w:rsidRPr="001E76B3" w:rsidDel="001E76B3">
          <w:fldChar w:fldCharType="separate"/>
        </w:r>
        <w:r w:rsidR="00BD1B71" w:rsidRPr="001E76B3" w:rsidDel="001E76B3">
          <w:rPr>
            <w:rStyle w:val="Hipercze"/>
            <w:rFonts w:ascii="Arial" w:hAnsi="Arial" w:cs="Arial"/>
            <w:sz w:val="22"/>
            <w:szCs w:val="22"/>
          </w:rPr>
          <w:delText>info@luxan.de</w:delText>
        </w:r>
        <w:r w:rsidR="00BD1B71" w:rsidRPr="001E76B3" w:rsidDel="001E76B3">
          <w:fldChar w:fldCharType="end"/>
        </w:r>
        <w:r w:rsidR="00BD1B71" w:rsidRPr="001E76B3" w:rsidDel="001E76B3">
          <w:rPr>
            <w:rFonts w:ascii="Arial" w:hAnsi="Arial" w:cs="Arial"/>
            <w:color w:val="212529"/>
            <w:sz w:val="22"/>
            <w:szCs w:val="22"/>
          </w:rPr>
          <w:delText xml:space="preserve"> </w:delText>
        </w:r>
        <w:r w:rsidRPr="001E76B3" w:rsidDel="001E76B3">
          <w:rPr>
            <w:rFonts w:ascii="Arial" w:hAnsi="Arial" w:cs="Arial"/>
            <w:color w:val="212529"/>
            <w:sz w:val="22"/>
            <w:szCs w:val="22"/>
          </w:rPr>
          <w:delText>übermittelt wird. Nach Abgabe einer solchen Erklärung wird das Kundenkonto deaktiviert, und die in diesem Konto gespeicherten Daten werden vom Administrator für den in der Datenschutzklausel festgelegten Zeitraum gespeichert.</w:delText>
        </w:r>
      </w:del>
    </w:p>
    <w:p w14:paraId="4D778643" w14:textId="6A051DDA" w:rsidR="00BE6843" w:rsidRPr="001E76B3" w:rsidDel="001E76B3" w:rsidRDefault="00BE6843" w:rsidP="006116D7">
      <w:pPr>
        <w:pStyle w:val="NormalnyWeb"/>
        <w:shd w:val="clear" w:color="auto" w:fill="FFFFFF"/>
        <w:spacing w:before="0" w:beforeAutospacing="0" w:after="0" w:afterAutospacing="0"/>
        <w:rPr>
          <w:del w:id="391" w:author="Paweł Woroniecki" w:date="2026-01-29T12:39:00Z" w16du:dateUtc="2026-01-29T11:39:00Z"/>
          <w:rFonts w:ascii="Arial" w:hAnsi="Arial" w:cs="Arial"/>
          <w:color w:val="212529"/>
          <w:sz w:val="22"/>
          <w:szCs w:val="22"/>
        </w:rPr>
      </w:pPr>
    </w:p>
    <w:p w14:paraId="7790A505" w14:textId="256F839E" w:rsidR="006116D7" w:rsidRPr="001E76B3" w:rsidDel="001E76B3" w:rsidRDefault="006116D7" w:rsidP="006116D7">
      <w:pPr>
        <w:pStyle w:val="NormalnyWeb"/>
        <w:shd w:val="clear" w:color="auto" w:fill="FFFFFF"/>
        <w:spacing w:before="0" w:beforeAutospacing="0" w:after="0" w:afterAutospacing="0"/>
        <w:rPr>
          <w:del w:id="392" w:author="Paweł Woroniecki" w:date="2026-01-29T12:39:00Z" w16du:dateUtc="2026-01-29T11:39:00Z"/>
          <w:rFonts w:ascii="Arial" w:hAnsi="Arial" w:cs="Arial"/>
          <w:color w:val="212529"/>
          <w:sz w:val="22"/>
          <w:szCs w:val="22"/>
        </w:rPr>
      </w:pPr>
      <w:del w:id="393" w:author="Paweł Woroniecki" w:date="2026-01-29T12:39:00Z" w16du:dateUtc="2026-01-29T11:39:00Z">
        <w:r w:rsidRPr="001E76B3" w:rsidDel="001E76B3">
          <w:rPr>
            <w:rFonts w:ascii="Arial" w:hAnsi="Arial" w:cs="Arial"/>
            <w:color w:val="212529"/>
            <w:sz w:val="22"/>
            <w:szCs w:val="22"/>
          </w:rPr>
          <w:delText>2. Der Administrator kann den Vertrag über die Erbringung elektronischer Dienstleistungen zur Pflege des Kundenkontos jederzeit kündigen, wenn der Kunde gegen die Nutzungsregeln des B2B-Systems gemäß diesen Geschäftsbedingungen verstößt. Der Administrator kann den Vertrag kündigen, indem er dem Kunden eine entsprechende Absichtserklärung an die vom Kunden angegebene E-Mail-Adresse sendet. Nach Abgabe einer solchen Erklärung wird das Kundenkonto deaktiviert, und die in diesem Konto gespeicherten Daten werden vom Administrator für den in der Datenschutzklausel festgelegten Zeitraum gespeichert.</w:delText>
        </w:r>
      </w:del>
    </w:p>
    <w:p w14:paraId="54DD71E9" w14:textId="42191060" w:rsidR="00250EDD" w:rsidRPr="001E76B3" w:rsidDel="001E76B3" w:rsidRDefault="00250EDD" w:rsidP="006116D7">
      <w:pPr>
        <w:pStyle w:val="NormalnyWeb"/>
        <w:shd w:val="clear" w:color="auto" w:fill="FFFFFF"/>
        <w:spacing w:before="0" w:beforeAutospacing="0" w:after="0" w:afterAutospacing="0"/>
        <w:rPr>
          <w:del w:id="394" w:author="Paweł Woroniecki" w:date="2026-01-29T12:39:00Z" w16du:dateUtc="2026-01-29T11:39:00Z"/>
          <w:rFonts w:ascii="Arial" w:hAnsi="Arial" w:cs="Arial"/>
          <w:color w:val="212529"/>
          <w:sz w:val="22"/>
          <w:szCs w:val="22"/>
        </w:rPr>
      </w:pPr>
    </w:p>
    <w:p w14:paraId="0317B0DF" w14:textId="05E4E63D" w:rsidR="006116D7" w:rsidRPr="001E76B3" w:rsidDel="001E76B3" w:rsidRDefault="006116D7" w:rsidP="006116D7">
      <w:pPr>
        <w:pStyle w:val="NormalnyWeb"/>
        <w:shd w:val="clear" w:color="auto" w:fill="FFFFFF"/>
        <w:spacing w:before="0" w:beforeAutospacing="0" w:after="0" w:afterAutospacing="0"/>
        <w:rPr>
          <w:del w:id="395" w:author="Paweł Woroniecki" w:date="2026-01-29T12:39:00Z" w16du:dateUtc="2026-01-29T11:39:00Z"/>
          <w:rFonts w:ascii="Arial" w:hAnsi="Arial" w:cs="Arial"/>
          <w:color w:val="212529"/>
          <w:sz w:val="22"/>
          <w:szCs w:val="22"/>
        </w:rPr>
      </w:pPr>
      <w:del w:id="396" w:author="Paweł Woroniecki" w:date="2026-01-29T12:39:00Z" w16du:dateUtc="2026-01-29T11:39:00Z">
        <w:r w:rsidRPr="001E76B3" w:rsidDel="001E76B3">
          <w:rPr>
            <w:rFonts w:ascii="Arial" w:hAnsi="Arial" w:cs="Arial"/>
            <w:color w:val="212529"/>
            <w:sz w:val="22"/>
            <w:szCs w:val="22"/>
          </w:rPr>
          <w:delText xml:space="preserve">3. Die Kündigung des Vertrags zur Erbringung elektronischer Dienstleistungen betrifft </w:delText>
        </w:r>
        <w:r w:rsidR="00BB41EA" w:rsidRPr="001E76B3" w:rsidDel="001E76B3">
          <w:rPr>
            <w:rFonts w:ascii="Arial" w:hAnsi="Arial" w:cs="Arial"/>
            <w:color w:val="212529"/>
            <w:sz w:val="22"/>
            <w:szCs w:val="22"/>
          </w:rPr>
          <w:delText xml:space="preserve">nicht </w:delText>
        </w:r>
        <w:r w:rsidRPr="001E76B3" w:rsidDel="001E76B3">
          <w:rPr>
            <w:rFonts w:ascii="Arial" w:hAnsi="Arial" w:cs="Arial"/>
            <w:color w:val="212529"/>
            <w:sz w:val="22"/>
            <w:szCs w:val="22"/>
          </w:rPr>
          <w:delText>die vom Kunden aufgegebenen Bestellungen bis zum Kündigungsdatum, die für den Kunden weiterhin bindend bleiben.</w:delText>
        </w:r>
      </w:del>
    </w:p>
    <w:p w14:paraId="6A54CE55" w14:textId="396165C9" w:rsidR="00A52914" w:rsidRPr="001E76B3" w:rsidDel="001E76B3" w:rsidRDefault="00A52914" w:rsidP="006116D7">
      <w:pPr>
        <w:pStyle w:val="NormalnyWeb"/>
        <w:shd w:val="clear" w:color="auto" w:fill="FFFFFF"/>
        <w:spacing w:before="0" w:beforeAutospacing="0" w:after="0" w:afterAutospacing="0"/>
        <w:rPr>
          <w:del w:id="397" w:author="Paweł Woroniecki" w:date="2026-01-29T12:39:00Z" w16du:dateUtc="2026-01-29T11:39:00Z"/>
          <w:rFonts w:ascii="Arial" w:hAnsi="Arial" w:cs="Arial"/>
          <w:color w:val="212529"/>
          <w:sz w:val="22"/>
          <w:szCs w:val="22"/>
        </w:rPr>
      </w:pPr>
    </w:p>
    <w:p w14:paraId="4B080884" w14:textId="688AAFA0" w:rsidR="00A52914" w:rsidRPr="001E76B3" w:rsidDel="001E76B3" w:rsidRDefault="00A52914" w:rsidP="006116D7">
      <w:pPr>
        <w:pStyle w:val="NormalnyWeb"/>
        <w:shd w:val="clear" w:color="auto" w:fill="FFFFFF"/>
        <w:spacing w:before="0" w:beforeAutospacing="0" w:after="0" w:afterAutospacing="0"/>
        <w:rPr>
          <w:del w:id="398" w:author="Paweł Woroniecki" w:date="2026-01-29T12:39:00Z" w16du:dateUtc="2026-01-29T11:39:00Z"/>
          <w:rFonts w:ascii="Arial" w:hAnsi="Arial" w:cs="Arial"/>
          <w:color w:val="212529"/>
          <w:sz w:val="22"/>
          <w:szCs w:val="22"/>
        </w:rPr>
      </w:pPr>
    </w:p>
    <w:p w14:paraId="3EE91ED2" w14:textId="0BC146CC" w:rsidR="006116D7" w:rsidRPr="001E76B3" w:rsidDel="001E76B3" w:rsidRDefault="006116D7" w:rsidP="00A52914">
      <w:pPr>
        <w:pStyle w:val="NormalnyWeb"/>
        <w:shd w:val="clear" w:color="auto" w:fill="FFFFFF"/>
        <w:spacing w:before="0" w:beforeAutospacing="0" w:after="0" w:afterAutospacing="0"/>
        <w:jc w:val="center"/>
        <w:rPr>
          <w:del w:id="399" w:author="Paweł Woroniecki" w:date="2026-01-29T12:39:00Z" w16du:dateUtc="2026-01-29T11:39:00Z"/>
          <w:rFonts w:ascii="Arial" w:hAnsi="Arial" w:cs="Arial"/>
          <w:i/>
          <w:iCs/>
          <w:color w:val="212529"/>
          <w:sz w:val="22"/>
          <w:szCs w:val="22"/>
        </w:rPr>
      </w:pPr>
      <w:del w:id="400" w:author="Paweł Woroniecki" w:date="2026-01-29T12:39:00Z" w16du:dateUtc="2026-01-29T11:39:00Z">
        <w:r w:rsidRPr="001E76B3" w:rsidDel="001E76B3">
          <w:rPr>
            <w:rFonts w:ascii="Arial" w:hAnsi="Arial" w:cs="Arial"/>
            <w:i/>
            <w:iCs/>
            <w:color w:val="212529"/>
            <w:sz w:val="22"/>
            <w:szCs w:val="22"/>
          </w:rPr>
          <w:delText>§</w:delText>
        </w:r>
        <w:r w:rsidR="00A52914" w:rsidRPr="001E76B3" w:rsidDel="001E76B3">
          <w:rPr>
            <w:rFonts w:ascii="Arial" w:hAnsi="Arial" w:cs="Arial"/>
            <w:i/>
            <w:iCs/>
            <w:color w:val="212529"/>
            <w:sz w:val="22"/>
            <w:szCs w:val="22"/>
          </w:rPr>
          <w:delText xml:space="preserve"> </w:delText>
        </w:r>
        <w:r w:rsidRPr="001E76B3" w:rsidDel="001E76B3">
          <w:rPr>
            <w:rFonts w:ascii="Arial" w:hAnsi="Arial" w:cs="Arial"/>
            <w:i/>
            <w:iCs/>
            <w:color w:val="212529"/>
            <w:sz w:val="22"/>
            <w:szCs w:val="22"/>
          </w:rPr>
          <w:delText>6. Endgültige Bestimmungen</w:delText>
        </w:r>
      </w:del>
    </w:p>
    <w:p w14:paraId="41128116" w14:textId="10C5C559" w:rsidR="0076402F" w:rsidRPr="001E76B3" w:rsidDel="001E76B3" w:rsidRDefault="0076402F" w:rsidP="00A52914">
      <w:pPr>
        <w:pStyle w:val="NormalnyWeb"/>
        <w:shd w:val="clear" w:color="auto" w:fill="FFFFFF"/>
        <w:spacing w:before="0" w:beforeAutospacing="0" w:after="0" w:afterAutospacing="0"/>
        <w:jc w:val="center"/>
        <w:rPr>
          <w:del w:id="401" w:author="Paweł Woroniecki" w:date="2026-01-29T12:39:00Z" w16du:dateUtc="2026-01-29T11:39:00Z"/>
          <w:rFonts w:ascii="Arial" w:hAnsi="Arial" w:cs="Arial"/>
          <w:i/>
          <w:iCs/>
          <w:color w:val="212529"/>
          <w:sz w:val="22"/>
          <w:szCs w:val="22"/>
        </w:rPr>
      </w:pPr>
    </w:p>
    <w:p w14:paraId="105046E5" w14:textId="2675C065" w:rsidR="006116D7" w:rsidRPr="001E76B3" w:rsidDel="001E76B3" w:rsidRDefault="00574D73" w:rsidP="00574D73">
      <w:pPr>
        <w:pStyle w:val="NormalnyWeb"/>
        <w:shd w:val="clear" w:color="auto" w:fill="FFFFFF"/>
        <w:spacing w:before="0" w:beforeAutospacing="0" w:after="0" w:afterAutospacing="0"/>
        <w:rPr>
          <w:del w:id="402" w:author="Paweł Woroniecki" w:date="2026-01-29T12:39:00Z" w16du:dateUtc="2026-01-29T11:39:00Z"/>
          <w:rFonts w:ascii="Arial" w:hAnsi="Arial" w:cs="Arial"/>
          <w:color w:val="212529"/>
          <w:sz w:val="22"/>
          <w:szCs w:val="22"/>
        </w:rPr>
      </w:pPr>
      <w:del w:id="403" w:author="Paweł Woroniecki" w:date="2026-01-29T12:39:00Z" w16du:dateUtc="2026-01-29T11:39:00Z">
        <w:r w:rsidRPr="001E76B3" w:rsidDel="001E76B3">
          <w:rPr>
            <w:rFonts w:ascii="Arial" w:hAnsi="Arial" w:cs="Arial"/>
            <w:color w:val="212529"/>
            <w:sz w:val="22"/>
            <w:szCs w:val="22"/>
          </w:rPr>
          <w:delText>1. D</w:delText>
        </w:r>
        <w:r w:rsidR="006116D7" w:rsidRPr="001E76B3" w:rsidDel="001E76B3">
          <w:rPr>
            <w:rFonts w:ascii="Arial" w:hAnsi="Arial" w:cs="Arial"/>
            <w:color w:val="212529"/>
            <w:sz w:val="22"/>
            <w:szCs w:val="22"/>
          </w:rPr>
          <w:delText xml:space="preserve">er Administrator ist nicht verantwortlich für die Genauigkeit der vom Kunden im B2B-System eingegebenen Daten, weder hinsichtlich der Warenauswahl </w:delText>
        </w:r>
        <w:r w:rsidR="009F02B7" w:rsidRPr="001E76B3" w:rsidDel="001E76B3">
          <w:rPr>
            <w:rFonts w:ascii="Arial" w:hAnsi="Arial" w:cs="Arial"/>
            <w:color w:val="212529"/>
            <w:sz w:val="22"/>
            <w:szCs w:val="22"/>
          </w:rPr>
          <w:delText>noch</w:delText>
        </w:r>
        <w:r w:rsidR="00C0015F" w:rsidRPr="001E76B3" w:rsidDel="001E76B3">
          <w:rPr>
            <w:rFonts w:ascii="Arial" w:hAnsi="Arial" w:cs="Arial"/>
            <w:color w:val="212529"/>
            <w:sz w:val="22"/>
            <w:szCs w:val="22"/>
          </w:rPr>
          <w:delText xml:space="preserve"> </w:delText>
        </w:r>
        <w:r w:rsidR="006116D7" w:rsidRPr="001E76B3" w:rsidDel="001E76B3">
          <w:rPr>
            <w:rFonts w:ascii="Arial" w:hAnsi="Arial" w:cs="Arial"/>
            <w:color w:val="212529"/>
            <w:sz w:val="22"/>
            <w:szCs w:val="22"/>
          </w:rPr>
          <w:delText>der Daten für die Lieferung der Waren.</w:delText>
        </w:r>
      </w:del>
    </w:p>
    <w:p w14:paraId="0F952EFB" w14:textId="0E6299B1" w:rsidR="00923F3C" w:rsidRPr="001E76B3" w:rsidDel="001E76B3" w:rsidRDefault="00923F3C" w:rsidP="00574D73">
      <w:pPr>
        <w:pStyle w:val="NormalnyWeb"/>
        <w:shd w:val="clear" w:color="auto" w:fill="FFFFFF"/>
        <w:spacing w:before="0" w:beforeAutospacing="0" w:after="0" w:afterAutospacing="0"/>
        <w:rPr>
          <w:del w:id="404" w:author="Paweł Woroniecki" w:date="2026-01-29T12:39:00Z" w16du:dateUtc="2026-01-29T11:39:00Z"/>
          <w:rFonts w:ascii="Arial" w:hAnsi="Arial" w:cs="Arial"/>
          <w:color w:val="212529"/>
          <w:sz w:val="22"/>
          <w:szCs w:val="22"/>
        </w:rPr>
      </w:pPr>
    </w:p>
    <w:p w14:paraId="72BC792F" w14:textId="0A1CA480" w:rsidR="006116D7" w:rsidRPr="001E76B3" w:rsidDel="001E76B3" w:rsidRDefault="006116D7" w:rsidP="006116D7">
      <w:pPr>
        <w:pStyle w:val="NormalnyWeb"/>
        <w:shd w:val="clear" w:color="auto" w:fill="FFFFFF"/>
        <w:spacing w:before="0" w:beforeAutospacing="0" w:after="0" w:afterAutospacing="0"/>
        <w:rPr>
          <w:del w:id="405" w:author="Paweł Woroniecki" w:date="2026-01-29T12:39:00Z" w16du:dateUtc="2026-01-29T11:39:00Z"/>
          <w:rFonts w:ascii="Arial" w:hAnsi="Arial" w:cs="Arial"/>
          <w:color w:val="212529"/>
          <w:sz w:val="22"/>
          <w:szCs w:val="22"/>
        </w:rPr>
      </w:pPr>
      <w:del w:id="406" w:author="Paweł Woroniecki" w:date="2026-01-29T12:39:00Z" w16du:dateUtc="2026-01-29T11:39:00Z">
        <w:r w:rsidRPr="001E76B3" w:rsidDel="001E76B3">
          <w:rPr>
            <w:rFonts w:ascii="Arial" w:hAnsi="Arial" w:cs="Arial"/>
            <w:color w:val="212529"/>
            <w:sz w:val="22"/>
            <w:szCs w:val="22"/>
          </w:rPr>
          <w:delText>2. Der Administrator ist nicht für Unterbrechungen im Betrieb des B2B-Systems verantwortlich, unabhängig von der Ursache dieser Unterbrechung.</w:delText>
        </w:r>
      </w:del>
    </w:p>
    <w:p w14:paraId="263E129A" w14:textId="07DF7BF9" w:rsidR="009F02B7" w:rsidRPr="001E76B3" w:rsidDel="001E76B3" w:rsidRDefault="009F02B7" w:rsidP="006116D7">
      <w:pPr>
        <w:pStyle w:val="NormalnyWeb"/>
        <w:shd w:val="clear" w:color="auto" w:fill="FFFFFF"/>
        <w:spacing w:before="0" w:beforeAutospacing="0" w:after="0" w:afterAutospacing="0"/>
        <w:rPr>
          <w:del w:id="407" w:author="Paweł Woroniecki" w:date="2026-01-29T12:39:00Z" w16du:dateUtc="2026-01-29T11:39:00Z"/>
          <w:rFonts w:ascii="Arial" w:hAnsi="Arial" w:cs="Arial"/>
          <w:color w:val="212529"/>
          <w:sz w:val="22"/>
          <w:szCs w:val="22"/>
        </w:rPr>
      </w:pPr>
    </w:p>
    <w:p w14:paraId="4381F08B" w14:textId="70930AC2" w:rsidR="006116D7" w:rsidRPr="001E76B3" w:rsidDel="001E76B3" w:rsidRDefault="006116D7" w:rsidP="006116D7">
      <w:pPr>
        <w:pStyle w:val="NormalnyWeb"/>
        <w:shd w:val="clear" w:color="auto" w:fill="FFFFFF"/>
        <w:spacing w:before="0" w:beforeAutospacing="0" w:after="0" w:afterAutospacing="0"/>
        <w:rPr>
          <w:del w:id="408" w:author="Paweł Woroniecki" w:date="2026-01-29T12:39:00Z" w16du:dateUtc="2026-01-29T11:39:00Z"/>
          <w:rFonts w:ascii="Arial" w:hAnsi="Arial" w:cs="Arial"/>
          <w:color w:val="EE0000"/>
          <w:sz w:val="22"/>
          <w:szCs w:val="22"/>
        </w:rPr>
      </w:pPr>
      <w:del w:id="409" w:author="Paweł Woroniecki" w:date="2026-01-29T12:39:00Z" w16du:dateUtc="2026-01-29T11:39:00Z">
        <w:r w:rsidRPr="001E76B3" w:rsidDel="001E76B3">
          <w:rPr>
            <w:rFonts w:ascii="Arial" w:hAnsi="Arial" w:cs="Arial"/>
            <w:color w:val="212529"/>
            <w:sz w:val="22"/>
            <w:szCs w:val="22"/>
          </w:rPr>
          <w:delText xml:space="preserve">3. Das für die Beilegung von Streitigkeiten anwendbares Recht aus den in den Geschäftsbedingungen definierten Beziehungen ist </w:delText>
        </w:r>
        <w:r w:rsidR="00897488" w:rsidRPr="001E76B3" w:rsidDel="001E76B3">
          <w:rPr>
            <w:rFonts w:ascii="Arial" w:hAnsi="Arial" w:cs="Arial"/>
            <w:color w:val="212529"/>
            <w:sz w:val="22"/>
            <w:szCs w:val="22"/>
          </w:rPr>
          <w:delText>deutsches</w:delText>
        </w:r>
        <w:r w:rsidRPr="001E76B3" w:rsidDel="001E76B3">
          <w:rPr>
            <w:rFonts w:ascii="Arial" w:hAnsi="Arial" w:cs="Arial"/>
            <w:color w:val="212529"/>
            <w:sz w:val="22"/>
            <w:szCs w:val="22"/>
          </w:rPr>
          <w:delText xml:space="preserve"> Recht, und das zuständige Gericht für deren Beilegung ist das zuständige Gericht in </w:delText>
        </w:r>
        <w:r w:rsidR="00580446" w:rsidRPr="001E76B3" w:rsidDel="001E76B3">
          <w:rPr>
            <w:rFonts w:ascii="Arial" w:hAnsi="Arial" w:cs="Arial"/>
            <w:color w:val="212529"/>
            <w:sz w:val="22"/>
            <w:szCs w:val="22"/>
          </w:rPr>
          <w:delText>Berlin</w:delText>
        </w:r>
        <w:r w:rsidRPr="001E76B3" w:rsidDel="001E76B3">
          <w:rPr>
            <w:rFonts w:ascii="Arial" w:hAnsi="Arial" w:cs="Arial"/>
            <w:color w:val="212529"/>
            <w:sz w:val="22"/>
            <w:szCs w:val="22"/>
          </w:rPr>
          <w:delText>.</w:delText>
        </w:r>
      </w:del>
    </w:p>
    <w:p w14:paraId="11025302" w14:textId="5410B67A" w:rsidR="009F02B7" w:rsidRPr="001E76B3" w:rsidDel="001E76B3" w:rsidRDefault="009F02B7" w:rsidP="006116D7">
      <w:pPr>
        <w:pStyle w:val="NormalnyWeb"/>
        <w:shd w:val="clear" w:color="auto" w:fill="FFFFFF"/>
        <w:spacing w:before="0" w:beforeAutospacing="0" w:after="0" w:afterAutospacing="0"/>
        <w:rPr>
          <w:del w:id="410" w:author="Paweł Woroniecki" w:date="2026-01-29T12:39:00Z" w16du:dateUtc="2026-01-29T11:39:00Z"/>
          <w:rFonts w:ascii="Arial" w:hAnsi="Arial" w:cs="Arial"/>
          <w:color w:val="212529"/>
          <w:sz w:val="22"/>
          <w:szCs w:val="22"/>
        </w:rPr>
      </w:pPr>
    </w:p>
    <w:p w14:paraId="6AF5D0B2" w14:textId="59CA53CF" w:rsidR="006116D7" w:rsidRPr="001E76B3" w:rsidDel="001E76B3" w:rsidRDefault="006116D7" w:rsidP="006116D7">
      <w:pPr>
        <w:pStyle w:val="NormalnyWeb"/>
        <w:shd w:val="clear" w:color="auto" w:fill="FFFFFF"/>
        <w:spacing w:before="0" w:beforeAutospacing="0" w:after="0" w:afterAutospacing="0"/>
        <w:rPr>
          <w:del w:id="411" w:author="Paweł Woroniecki" w:date="2026-01-29T12:39:00Z" w16du:dateUtc="2026-01-29T11:39:00Z"/>
          <w:rFonts w:ascii="Arial" w:hAnsi="Arial" w:cs="Arial"/>
          <w:color w:val="212529"/>
          <w:sz w:val="22"/>
          <w:szCs w:val="22"/>
        </w:rPr>
      </w:pPr>
      <w:del w:id="412" w:author="Paweł Woroniecki" w:date="2026-01-29T12:39:00Z" w16du:dateUtc="2026-01-29T11:39:00Z">
        <w:r w:rsidRPr="001E76B3" w:rsidDel="001E76B3">
          <w:rPr>
            <w:rFonts w:ascii="Arial" w:hAnsi="Arial" w:cs="Arial"/>
            <w:color w:val="212529"/>
            <w:sz w:val="22"/>
            <w:szCs w:val="22"/>
          </w:rPr>
          <w:delText xml:space="preserve">4. Der Administrator behält sich das Recht vor, die Geschäftsbedingungen zu ändern. Akzeptiert der Kunde den geänderten Inhalt der Verordnung nicht, muss er den </w:delText>
        </w:r>
        <w:r w:rsidR="0044199E" w:rsidRPr="001E76B3" w:rsidDel="001E76B3">
          <w:rPr>
            <w:rFonts w:ascii="Arial" w:hAnsi="Arial" w:cs="Arial"/>
            <w:color w:val="212529"/>
            <w:sz w:val="22"/>
            <w:szCs w:val="22"/>
          </w:rPr>
          <w:delText>Administrator</w:delText>
        </w:r>
        <w:r w:rsidRPr="001E76B3" w:rsidDel="001E76B3">
          <w:rPr>
            <w:rFonts w:ascii="Arial" w:hAnsi="Arial" w:cs="Arial"/>
            <w:color w:val="212529"/>
            <w:sz w:val="22"/>
            <w:szCs w:val="22"/>
          </w:rPr>
          <w:delText xml:space="preserve"> darüber informieren, was zur Kündigung des Vertrags über die Erbringung elektronischer Dienstleistungen gemäß den Bestimmungen von §7 Punkt 1 der Verordnung führt.</w:delText>
        </w:r>
      </w:del>
    </w:p>
    <w:p w14:paraId="009A61A0" w14:textId="2A3D9578" w:rsidR="00410E07" w:rsidRPr="001E76B3" w:rsidRDefault="00410E07"/>
    <w:sectPr w:rsidR="00410E07" w:rsidRPr="001E76B3">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9" w:author="Tim Tovornik Luxan DE" w:date="2026-01-07T16:38:00Z" w:initials="TT">
    <w:p w14:paraId="2F1B7BF0" w14:textId="77777777" w:rsidR="00485988" w:rsidRDefault="00485988">
      <w:pPr>
        <w:pStyle w:val="Tekstkomentarza"/>
      </w:pPr>
      <w:r>
        <w:rPr>
          <w:rStyle w:val="Odwoaniedokomentarza"/>
        </w:rPr>
        <w:annotationRef/>
      </w:r>
      <w:r>
        <w:t xml:space="preserve">Speichern der Eigenschaften in einer Position speichert Position in Angebot. Angebot wird angelegt, sobald bei „Neues Angebot erfassen“ bei Kommission, Kundendaten etc. etwas eingegeben und gespeichert wird. </w:t>
      </w:r>
    </w:p>
  </w:comment>
  <w:comment w:id="314" w:author="Tim Tovornik Luxan DE" w:date="2026-01-07T16:38:00Z" w:initials="TT">
    <w:p w14:paraId="73B515F1" w14:textId="77777777" w:rsidR="009C37AB" w:rsidRDefault="009C37AB" w:rsidP="009C37AB">
      <w:pPr>
        <w:pStyle w:val="Tekstkomentarza"/>
      </w:pPr>
      <w:r>
        <w:rPr>
          <w:rStyle w:val="Odwoaniedokomentarza"/>
        </w:rPr>
        <w:annotationRef/>
      </w:r>
      <w:r>
        <w:t xml:space="preserve">Speichern der Eigenschaften in einer Position speichert Position in Angebot. Angebot wird angelegt, sobald bei „Neues Angebot erfassen“ bei Kommission, Kundendaten etc. etwas eingegeben und gespeichert wird. </w:t>
      </w:r>
    </w:p>
  </w:comment>
  <w:comment w:id="341" w:author="Tim Tovornik Luxan DE" w:date="2026-01-07T16:39:00Z" w:initials="TT">
    <w:p w14:paraId="01B74451" w14:textId="77777777" w:rsidR="009C37AB" w:rsidRDefault="009C37AB" w:rsidP="009C37AB">
      <w:pPr>
        <w:pStyle w:val="Tekstkomentarza"/>
      </w:pPr>
      <w:r>
        <w:rPr>
          <w:rStyle w:val="Odwoaniedokomentarza"/>
        </w:rPr>
        <w:annotationRef/>
      </w:r>
      <w:r>
        <w:t>s.o.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1B7BF0" w15:done="1"/>
  <w15:commentEx w15:paraId="73B515F1" w15:done="1"/>
  <w15:commentEx w15:paraId="01B7445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C4B9AD" w16cex:dateUtc="2026-01-29T11:42:00Z"/>
  <w16cex:commentExtensible w16cex:durableId="12A52DF6" w16cex:dateUtc="2026-01-07T15:38:00Z"/>
  <w16cex:commentExtensible w16cex:durableId="42466C68" w16cex:dateUtc="2026-01-07T15: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1B7BF0" w16cid:durableId="31C4B9AD"/>
  <w16cid:commentId w16cid:paraId="73B515F1" w16cid:durableId="12A52DF6"/>
  <w16cid:commentId w16cid:paraId="01B74451" w16cid:durableId="42466C6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07D9C"/>
    <w:multiLevelType w:val="hybridMultilevel"/>
    <w:tmpl w:val="81DA13B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239C4849"/>
    <w:multiLevelType w:val="hybridMultilevel"/>
    <w:tmpl w:val="B57CDCDC"/>
    <w:lvl w:ilvl="0" w:tplc="2A9AE556">
      <w:start w:val="1"/>
      <w:numFmt w:val="decimal"/>
      <w:lvlText w:val="%1."/>
      <w:lvlJc w:val="left"/>
      <w:pPr>
        <w:ind w:left="720" w:hanging="360"/>
      </w:pPr>
      <w:rPr>
        <w:rFonts w:ascii="Arial" w:eastAsiaTheme="majorEastAsia" w:hAnsi="Arial" w:cs="Arial" w:hint="default"/>
        <w:b w:val="0"/>
        <w:color w:val="212529"/>
        <w:sz w:val="28"/>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4E91320"/>
    <w:multiLevelType w:val="hybridMultilevel"/>
    <w:tmpl w:val="5CB63F5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372F4841"/>
    <w:multiLevelType w:val="hybridMultilevel"/>
    <w:tmpl w:val="C1EE600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5AAE20CB"/>
    <w:multiLevelType w:val="hybridMultilevel"/>
    <w:tmpl w:val="B7AE2E56"/>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5" w15:restartNumberingAfterBreak="0">
    <w:nsid w:val="61316294"/>
    <w:multiLevelType w:val="multilevel"/>
    <w:tmpl w:val="27A4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25572CF"/>
    <w:multiLevelType w:val="hybridMultilevel"/>
    <w:tmpl w:val="D292CB5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74C9076A"/>
    <w:multiLevelType w:val="hybridMultilevel"/>
    <w:tmpl w:val="560C97CC"/>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num w:numId="1" w16cid:durableId="674725555">
    <w:abstractNumId w:val="3"/>
  </w:num>
  <w:num w:numId="2" w16cid:durableId="1937790198">
    <w:abstractNumId w:val="2"/>
  </w:num>
  <w:num w:numId="3" w16cid:durableId="1685595699">
    <w:abstractNumId w:val="7"/>
  </w:num>
  <w:num w:numId="4" w16cid:durableId="1972862833">
    <w:abstractNumId w:val="4"/>
  </w:num>
  <w:num w:numId="5" w16cid:durableId="1875606440">
    <w:abstractNumId w:val="0"/>
  </w:num>
  <w:num w:numId="6" w16cid:durableId="1016614235">
    <w:abstractNumId w:val="6"/>
  </w:num>
  <w:num w:numId="7" w16cid:durableId="1676414509">
    <w:abstractNumId w:val="1"/>
  </w:num>
  <w:num w:numId="8" w16cid:durableId="117174991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weł Woroniecki">
    <w15:presenceInfo w15:providerId="Windows Live" w15:userId="1b11bbacbcba617a"/>
  </w15:person>
  <w15:person w15:author="Tim Tovornik Luxan DE">
    <w15:presenceInfo w15:providerId="Windows Live" w15:userId="926533113b3ddd2e"/>
  </w15:person>
  <w15:person w15:author="Luxan Krawczyk">
    <w15:presenceInfo w15:providerId="AD" w15:userId="S::luxan.krawczyk@sonnenschutzgmbh.onmicrosoft.com::ec84f204-4290-42e7-b737-fb37b435a3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6D7"/>
    <w:rsid w:val="00024169"/>
    <w:rsid w:val="000674F8"/>
    <w:rsid w:val="00074791"/>
    <w:rsid w:val="00081DEE"/>
    <w:rsid w:val="000C2D8A"/>
    <w:rsid w:val="001103E8"/>
    <w:rsid w:val="00111123"/>
    <w:rsid w:val="00125120"/>
    <w:rsid w:val="0014665B"/>
    <w:rsid w:val="00152118"/>
    <w:rsid w:val="001871FB"/>
    <w:rsid w:val="001B2429"/>
    <w:rsid w:val="001D30A8"/>
    <w:rsid w:val="001E14F8"/>
    <w:rsid w:val="001E76B3"/>
    <w:rsid w:val="001F4B05"/>
    <w:rsid w:val="00231366"/>
    <w:rsid w:val="00250EDD"/>
    <w:rsid w:val="00295A0F"/>
    <w:rsid w:val="002B303A"/>
    <w:rsid w:val="00321085"/>
    <w:rsid w:val="00374288"/>
    <w:rsid w:val="00390607"/>
    <w:rsid w:val="003A11DD"/>
    <w:rsid w:val="003B24FC"/>
    <w:rsid w:val="003B599C"/>
    <w:rsid w:val="003D1FAD"/>
    <w:rsid w:val="003D7470"/>
    <w:rsid w:val="003E4513"/>
    <w:rsid w:val="003E6BB8"/>
    <w:rsid w:val="003F6526"/>
    <w:rsid w:val="004052CE"/>
    <w:rsid w:val="00410E07"/>
    <w:rsid w:val="0044199E"/>
    <w:rsid w:val="004500CA"/>
    <w:rsid w:val="00472EA4"/>
    <w:rsid w:val="00480E57"/>
    <w:rsid w:val="0048152A"/>
    <w:rsid w:val="00485988"/>
    <w:rsid w:val="00494C24"/>
    <w:rsid w:val="00574D73"/>
    <w:rsid w:val="00580446"/>
    <w:rsid w:val="006116D7"/>
    <w:rsid w:val="00630C23"/>
    <w:rsid w:val="006334FB"/>
    <w:rsid w:val="0068405E"/>
    <w:rsid w:val="00694ADA"/>
    <w:rsid w:val="006C3907"/>
    <w:rsid w:val="0076402F"/>
    <w:rsid w:val="00783AF3"/>
    <w:rsid w:val="00805556"/>
    <w:rsid w:val="00897488"/>
    <w:rsid w:val="008E486D"/>
    <w:rsid w:val="00923F3C"/>
    <w:rsid w:val="009528E6"/>
    <w:rsid w:val="009537EB"/>
    <w:rsid w:val="009707A0"/>
    <w:rsid w:val="00986BCF"/>
    <w:rsid w:val="009A0003"/>
    <w:rsid w:val="009C37AB"/>
    <w:rsid w:val="009D1584"/>
    <w:rsid w:val="009F020A"/>
    <w:rsid w:val="009F02B7"/>
    <w:rsid w:val="009F2CE6"/>
    <w:rsid w:val="00A52914"/>
    <w:rsid w:val="00A91C76"/>
    <w:rsid w:val="00AD3496"/>
    <w:rsid w:val="00B34F3B"/>
    <w:rsid w:val="00B545D5"/>
    <w:rsid w:val="00B817D6"/>
    <w:rsid w:val="00BA37B2"/>
    <w:rsid w:val="00BB41EA"/>
    <w:rsid w:val="00BD1B71"/>
    <w:rsid w:val="00BE6843"/>
    <w:rsid w:val="00C0015F"/>
    <w:rsid w:val="00C0087F"/>
    <w:rsid w:val="00C02063"/>
    <w:rsid w:val="00C43DC7"/>
    <w:rsid w:val="00C736E8"/>
    <w:rsid w:val="00CB09F0"/>
    <w:rsid w:val="00CD25FB"/>
    <w:rsid w:val="00CF5FF1"/>
    <w:rsid w:val="00D11233"/>
    <w:rsid w:val="00D21823"/>
    <w:rsid w:val="00D40B0E"/>
    <w:rsid w:val="00D476D1"/>
    <w:rsid w:val="00DA47D9"/>
    <w:rsid w:val="00DB7047"/>
    <w:rsid w:val="00DD043A"/>
    <w:rsid w:val="00E00A33"/>
    <w:rsid w:val="00E4158D"/>
    <w:rsid w:val="00EA3A6C"/>
    <w:rsid w:val="00EC1CA7"/>
    <w:rsid w:val="00ED5DCC"/>
    <w:rsid w:val="00FA501C"/>
    <w:rsid w:val="00FE057D"/>
    <w:rsid w:val="00FF67E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B1217"/>
  <w15:chartTrackingRefBased/>
  <w15:docId w15:val="{2D260EBB-A500-4984-8C22-603A15ABA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6116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6116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unhideWhenUsed/>
    <w:qFormat/>
    <w:rsid w:val="006116D7"/>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6116D7"/>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6116D7"/>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6116D7"/>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6116D7"/>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6116D7"/>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6116D7"/>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6116D7"/>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6116D7"/>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rsid w:val="006116D7"/>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6116D7"/>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6116D7"/>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6116D7"/>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6116D7"/>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6116D7"/>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6116D7"/>
    <w:rPr>
      <w:rFonts w:eastAsiaTheme="majorEastAsia" w:cstheme="majorBidi"/>
      <w:color w:val="272727" w:themeColor="text1" w:themeTint="D8"/>
    </w:rPr>
  </w:style>
  <w:style w:type="paragraph" w:styleId="Tytu">
    <w:name w:val="Title"/>
    <w:basedOn w:val="Normalny"/>
    <w:next w:val="Normalny"/>
    <w:link w:val="TytuZnak"/>
    <w:uiPriority w:val="10"/>
    <w:qFormat/>
    <w:rsid w:val="006116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6116D7"/>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6116D7"/>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6116D7"/>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6116D7"/>
    <w:pPr>
      <w:spacing w:before="160"/>
      <w:jc w:val="center"/>
    </w:pPr>
    <w:rPr>
      <w:i/>
      <w:iCs/>
      <w:color w:val="404040" w:themeColor="text1" w:themeTint="BF"/>
    </w:rPr>
  </w:style>
  <w:style w:type="character" w:customStyle="1" w:styleId="CytatZnak">
    <w:name w:val="Cytat Znak"/>
    <w:basedOn w:val="Domylnaczcionkaakapitu"/>
    <w:link w:val="Cytat"/>
    <w:uiPriority w:val="29"/>
    <w:rsid w:val="006116D7"/>
    <w:rPr>
      <w:i/>
      <w:iCs/>
      <w:color w:val="404040" w:themeColor="text1" w:themeTint="BF"/>
    </w:rPr>
  </w:style>
  <w:style w:type="paragraph" w:styleId="Akapitzlist">
    <w:name w:val="List Paragraph"/>
    <w:basedOn w:val="Normalny"/>
    <w:uiPriority w:val="34"/>
    <w:qFormat/>
    <w:rsid w:val="006116D7"/>
    <w:pPr>
      <w:ind w:left="720"/>
      <w:contextualSpacing/>
    </w:pPr>
  </w:style>
  <w:style w:type="character" w:styleId="Wyrnienieintensywne">
    <w:name w:val="Intense Emphasis"/>
    <w:basedOn w:val="Domylnaczcionkaakapitu"/>
    <w:uiPriority w:val="21"/>
    <w:qFormat/>
    <w:rsid w:val="006116D7"/>
    <w:rPr>
      <w:i/>
      <w:iCs/>
      <w:color w:val="0F4761" w:themeColor="accent1" w:themeShade="BF"/>
    </w:rPr>
  </w:style>
  <w:style w:type="paragraph" w:styleId="Cytatintensywny">
    <w:name w:val="Intense Quote"/>
    <w:basedOn w:val="Normalny"/>
    <w:next w:val="Normalny"/>
    <w:link w:val="CytatintensywnyZnak"/>
    <w:uiPriority w:val="30"/>
    <w:qFormat/>
    <w:rsid w:val="006116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6116D7"/>
    <w:rPr>
      <w:i/>
      <w:iCs/>
      <w:color w:val="0F4761" w:themeColor="accent1" w:themeShade="BF"/>
    </w:rPr>
  </w:style>
  <w:style w:type="character" w:styleId="Odwoanieintensywne">
    <w:name w:val="Intense Reference"/>
    <w:basedOn w:val="Domylnaczcionkaakapitu"/>
    <w:uiPriority w:val="32"/>
    <w:qFormat/>
    <w:rsid w:val="006116D7"/>
    <w:rPr>
      <w:b/>
      <w:bCs/>
      <w:smallCaps/>
      <w:color w:val="0F4761" w:themeColor="accent1" w:themeShade="BF"/>
      <w:spacing w:val="5"/>
    </w:rPr>
  </w:style>
  <w:style w:type="paragraph" w:styleId="NormalnyWeb">
    <w:name w:val="Normal (Web)"/>
    <w:basedOn w:val="Normalny"/>
    <w:uiPriority w:val="99"/>
    <w:semiHidden/>
    <w:unhideWhenUsed/>
    <w:rsid w:val="006116D7"/>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character" w:styleId="Tekstzastpczy">
    <w:name w:val="Placeholder Text"/>
    <w:basedOn w:val="Domylnaczcionkaakapitu"/>
    <w:uiPriority w:val="99"/>
    <w:semiHidden/>
    <w:rsid w:val="000674F8"/>
    <w:rPr>
      <w:color w:val="666666"/>
    </w:rPr>
  </w:style>
  <w:style w:type="character" w:styleId="Hipercze">
    <w:name w:val="Hyperlink"/>
    <w:basedOn w:val="Domylnaczcionkaakapitu"/>
    <w:uiPriority w:val="99"/>
    <w:unhideWhenUsed/>
    <w:rsid w:val="00BD1B71"/>
    <w:rPr>
      <w:color w:val="467886" w:themeColor="hyperlink"/>
      <w:u w:val="single"/>
    </w:rPr>
  </w:style>
  <w:style w:type="character" w:styleId="Nierozpoznanawzmianka">
    <w:name w:val="Unresolved Mention"/>
    <w:basedOn w:val="Domylnaczcionkaakapitu"/>
    <w:uiPriority w:val="99"/>
    <w:semiHidden/>
    <w:unhideWhenUsed/>
    <w:rsid w:val="00BD1B71"/>
    <w:rPr>
      <w:color w:val="605E5C"/>
      <w:shd w:val="clear" w:color="auto" w:fill="E1DFDD"/>
    </w:rPr>
  </w:style>
  <w:style w:type="paragraph" w:styleId="Poprawka">
    <w:name w:val="Revision"/>
    <w:hidden/>
    <w:uiPriority w:val="99"/>
    <w:semiHidden/>
    <w:rsid w:val="009F020A"/>
    <w:pPr>
      <w:spacing w:after="0" w:line="240" w:lineRule="auto"/>
    </w:pPr>
  </w:style>
  <w:style w:type="character" w:styleId="Odwoaniedokomentarza">
    <w:name w:val="annotation reference"/>
    <w:basedOn w:val="Domylnaczcionkaakapitu"/>
    <w:uiPriority w:val="99"/>
    <w:semiHidden/>
    <w:unhideWhenUsed/>
    <w:rsid w:val="009C37AB"/>
    <w:rPr>
      <w:sz w:val="16"/>
      <w:szCs w:val="16"/>
    </w:rPr>
  </w:style>
  <w:style w:type="paragraph" w:styleId="Tekstkomentarza">
    <w:name w:val="annotation text"/>
    <w:basedOn w:val="Normalny"/>
    <w:link w:val="TekstkomentarzaZnak"/>
    <w:uiPriority w:val="99"/>
    <w:unhideWhenUsed/>
    <w:rsid w:val="009C37AB"/>
    <w:pPr>
      <w:spacing w:line="240" w:lineRule="auto"/>
    </w:pPr>
    <w:rPr>
      <w:sz w:val="20"/>
      <w:szCs w:val="20"/>
    </w:rPr>
  </w:style>
  <w:style w:type="character" w:customStyle="1" w:styleId="TekstkomentarzaZnak">
    <w:name w:val="Tekst komentarza Znak"/>
    <w:basedOn w:val="Domylnaczcionkaakapitu"/>
    <w:link w:val="Tekstkomentarza"/>
    <w:uiPriority w:val="99"/>
    <w:rsid w:val="009C37AB"/>
    <w:rPr>
      <w:sz w:val="20"/>
      <w:szCs w:val="20"/>
    </w:rPr>
  </w:style>
  <w:style w:type="paragraph" w:styleId="Tematkomentarza">
    <w:name w:val="annotation subject"/>
    <w:basedOn w:val="Tekstkomentarza"/>
    <w:next w:val="Tekstkomentarza"/>
    <w:link w:val="TematkomentarzaZnak"/>
    <w:uiPriority w:val="99"/>
    <w:semiHidden/>
    <w:unhideWhenUsed/>
    <w:rsid w:val="009C37AB"/>
    <w:rPr>
      <w:b/>
      <w:bCs/>
    </w:rPr>
  </w:style>
  <w:style w:type="character" w:customStyle="1" w:styleId="TematkomentarzaZnak">
    <w:name w:val="Temat komentarza Znak"/>
    <w:basedOn w:val="TekstkomentarzaZnak"/>
    <w:link w:val="Tematkomentarza"/>
    <w:uiPriority w:val="99"/>
    <w:semiHidden/>
    <w:rsid w:val="009C37A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2750BD-91DD-4BC8-8A61-42189CF91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3610</Words>
  <Characters>21662</Characters>
  <Application>Microsoft Office Word</Application>
  <DocSecurity>0</DocSecurity>
  <Lines>180</Lines>
  <Paragraphs>50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Bettina Tovornik</dc:creator>
  <cp:keywords/>
  <dc:description/>
  <cp:lastModifiedBy>Paweł Woroniecki</cp:lastModifiedBy>
  <cp:revision>5</cp:revision>
  <dcterms:created xsi:type="dcterms:W3CDTF">2026-01-07T15:46:00Z</dcterms:created>
  <dcterms:modified xsi:type="dcterms:W3CDTF">2026-01-29T11:42:00Z</dcterms:modified>
</cp:coreProperties>
</file>